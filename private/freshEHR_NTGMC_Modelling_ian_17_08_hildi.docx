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docx" ContentType="application/vnd.openxmlformats-officedocument.wordprocessingml.documen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5D115" w14:textId="1B9F1375" w:rsidR="00B560E0" w:rsidRDefault="00C750B2" w:rsidP="00896355">
      <w:pPr>
        <w:jc w:val="center"/>
      </w:pPr>
      <w:r>
        <w:rPr>
          <w:noProof/>
          <w:lang w:val="en-US"/>
        </w:rPr>
        <w:drawing>
          <wp:anchor distT="0" distB="0" distL="114300" distR="114300" simplePos="0" relativeHeight="251661312" behindDoc="0" locked="0" layoutInCell="1" allowOverlap="1" wp14:anchorId="4CD7CFDB" wp14:editId="65E479AE">
            <wp:simplePos x="0" y="0"/>
            <wp:positionH relativeFrom="column">
              <wp:posOffset>3587865</wp:posOffset>
            </wp:positionH>
            <wp:positionV relativeFrom="paragraph">
              <wp:posOffset>231546</wp:posOffset>
            </wp:positionV>
            <wp:extent cx="1987647" cy="719049"/>
            <wp:effectExtent l="0" t="0" r="0" b="0"/>
            <wp:wrapNone/>
            <wp:docPr id="3" name="Picture 3"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peron%20Logo%207.1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7647" cy="719049"/>
                    </a:xfrm>
                    <a:prstGeom prst="rect">
                      <a:avLst/>
                    </a:prstGeom>
                    <a:noFill/>
                    <a:ln>
                      <a:noFill/>
                    </a:ln>
                  </pic:spPr>
                </pic:pic>
              </a:graphicData>
            </a:graphic>
            <wp14:sizeRelH relativeFrom="page">
              <wp14:pctWidth>0</wp14:pctWidth>
            </wp14:sizeRelH>
            <wp14:sizeRelV relativeFrom="page">
              <wp14:pctHeight>0</wp14:pctHeight>
            </wp14:sizeRelV>
          </wp:anchor>
        </w:drawing>
      </w:r>
      <w:r w:rsidR="00B560E0">
        <w:rPr>
          <w:noProof/>
          <w:lang w:val="en-US"/>
        </w:rPr>
        <w:drawing>
          <wp:anchor distT="0" distB="0" distL="114300" distR="114300" simplePos="0" relativeHeight="251660288" behindDoc="0" locked="0" layoutInCell="1" allowOverlap="1" wp14:anchorId="1BA419A9" wp14:editId="1CEA191C">
            <wp:simplePos x="0" y="0"/>
            <wp:positionH relativeFrom="column">
              <wp:posOffset>235210</wp:posOffset>
            </wp:positionH>
            <wp:positionV relativeFrom="paragraph">
              <wp:posOffset>2540</wp:posOffset>
            </wp:positionV>
            <wp:extent cx="1890020" cy="1267487"/>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0020" cy="1267487"/>
                    </a:xfrm>
                    <a:prstGeom prst="rect">
                      <a:avLst/>
                    </a:prstGeom>
                  </pic:spPr>
                </pic:pic>
              </a:graphicData>
            </a:graphic>
            <wp14:sizeRelH relativeFrom="page">
              <wp14:pctWidth>0</wp14:pctWidth>
            </wp14:sizeRelH>
            <wp14:sizeRelV relativeFrom="page">
              <wp14:pctHeight>0</wp14:pctHeight>
            </wp14:sizeRelV>
          </wp:anchor>
        </w:drawing>
      </w:r>
    </w:p>
    <w:p w14:paraId="7692F349" w14:textId="7E80508C" w:rsidR="003F755F" w:rsidRDefault="003F755F" w:rsidP="009F3394"/>
    <w:p w14:paraId="5BD1F8D9" w14:textId="6417708B" w:rsidR="00C750B2" w:rsidRDefault="00C750B2" w:rsidP="001750D0">
      <w:pPr>
        <w:pStyle w:val="Title"/>
      </w:pPr>
    </w:p>
    <w:p w14:paraId="71943B0B" w14:textId="77777777" w:rsidR="00034EFF" w:rsidRPr="00034EFF" w:rsidRDefault="00034EFF" w:rsidP="00034EFF"/>
    <w:p w14:paraId="21448715" w14:textId="77777777" w:rsidR="00C750B2" w:rsidRDefault="00C750B2" w:rsidP="001750D0">
      <w:pPr>
        <w:pStyle w:val="Title"/>
      </w:pPr>
    </w:p>
    <w:p w14:paraId="5CFEF9D5" w14:textId="77777777" w:rsidR="00C750B2" w:rsidRDefault="00C750B2" w:rsidP="00E93F11">
      <w:pPr>
        <w:pStyle w:val="Title"/>
        <w:jc w:val="left"/>
      </w:pPr>
    </w:p>
    <w:p w14:paraId="7E8C1D7E" w14:textId="1A0998A6" w:rsidR="003F755F" w:rsidRDefault="00C7069E" w:rsidP="001750D0">
      <w:pPr>
        <w:pStyle w:val="Title"/>
      </w:pPr>
      <w:r>
        <w:t xml:space="preserve">Modelling </w:t>
      </w:r>
      <w:r w:rsidR="007908CD">
        <w:t xml:space="preserve">and Mapping </w:t>
      </w:r>
      <w:r w:rsidR="007B78E7">
        <w:t>GEL Dataset</w:t>
      </w:r>
    </w:p>
    <w:p w14:paraId="60547337" w14:textId="3A00ECEF" w:rsidR="009F3394" w:rsidRDefault="00E93F11" w:rsidP="001750D0">
      <w:pPr>
        <w:pStyle w:val="Subtitle"/>
      </w:pPr>
      <w:r>
        <w:t>For North Thames Genomic Medicine Centre</w:t>
      </w:r>
    </w:p>
    <w:p w14:paraId="72FF6E64" w14:textId="77777777" w:rsidR="00E93F11" w:rsidRDefault="00E93F11" w:rsidP="00E93F11"/>
    <w:p w14:paraId="3CEB9D3E" w14:textId="77777777" w:rsidR="00E93F11" w:rsidRDefault="00E93F11" w:rsidP="00E93F11"/>
    <w:p w14:paraId="35FC3AC7" w14:textId="77777777" w:rsidR="00E93F11" w:rsidRDefault="00E93F11" w:rsidP="00E93F11"/>
    <w:p w14:paraId="2867A34F" w14:textId="77777777" w:rsidR="00E93F11" w:rsidRDefault="00E93F11" w:rsidP="00E93F11"/>
    <w:p w14:paraId="2AF0DE53" w14:textId="77777777" w:rsidR="00E93F11" w:rsidRDefault="00E93F11" w:rsidP="00E93F11"/>
    <w:p w14:paraId="758DDAB5" w14:textId="77777777" w:rsidR="00E93F11" w:rsidRDefault="00E93F11" w:rsidP="00E93F11"/>
    <w:p w14:paraId="5E0C59AC" w14:textId="77777777" w:rsidR="00E93F11" w:rsidRDefault="00E93F11" w:rsidP="00E93F11"/>
    <w:p w14:paraId="1AD90882" w14:textId="77777777" w:rsidR="00E93F11" w:rsidRDefault="00E93F11" w:rsidP="00E93F11"/>
    <w:p w14:paraId="132821B8" w14:textId="77777777" w:rsidR="00E93F11" w:rsidRDefault="00E93F11" w:rsidP="00E93F11"/>
    <w:p w14:paraId="05A2560E" w14:textId="77777777" w:rsidR="00E93F11" w:rsidRDefault="00E93F11" w:rsidP="00E93F11"/>
    <w:p w14:paraId="3FCC1221" w14:textId="2FE28496" w:rsidR="00E93F11" w:rsidRDefault="00E93F11" w:rsidP="00E93F11">
      <w:r>
        <w:t>Prepared by:</w:t>
      </w:r>
      <w:r>
        <w:tab/>
      </w:r>
      <w:r>
        <w:tab/>
        <w:t>Hildegard Franke</w:t>
      </w:r>
      <w:r w:rsidR="00034EFF">
        <w:t>, freshEHR Clinical Informatics Ltd.</w:t>
      </w:r>
    </w:p>
    <w:p w14:paraId="12E05AED" w14:textId="5EAA0C5B" w:rsidR="00E93F11" w:rsidRPr="00E93F11" w:rsidRDefault="00034EFF" w:rsidP="00E93F11">
      <w:r>
        <w:t>Date:</w:t>
      </w:r>
      <w:r>
        <w:tab/>
      </w:r>
      <w:r>
        <w:tab/>
      </w:r>
      <w:r>
        <w:tab/>
        <w:t>17-Aug-2016</w:t>
      </w:r>
    </w:p>
    <w:p w14:paraId="2B0B2ABC" w14:textId="5631EF8F" w:rsidR="009C154A" w:rsidRDefault="00896355" w:rsidP="00B27197">
      <w:r>
        <w:br w:type="page"/>
      </w:r>
    </w:p>
    <w:sdt>
      <w:sdtPr>
        <w:rPr>
          <w:rFonts w:eastAsiaTheme="minorEastAsia" w:cstheme="minorBidi"/>
          <w:b w:val="0"/>
          <w:bCs w:val="0"/>
          <w:color w:val="305250" w:themeColor="accent6" w:themeShade="80"/>
          <w:sz w:val="22"/>
          <w:szCs w:val="22"/>
        </w:rPr>
        <w:id w:val="-1070343875"/>
        <w:docPartObj>
          <w:docPartGallery w:val="Table of Contents"/>
          <w:docPartUnique/>
        </w:docPartObj>
      </w:sdtPr>
      <w:sdtEndPr>
        <w:rPr>
          <w:noProof/>
        </w:rPr>
      </w:sdtEndPr>
      <w:sdtContent>
        <w:p w14:paraId="08DA88B4" w14:textId="40B55ECA" w:rsidR="00596AF5" w:rsidRPr="00596AF5" w:rsidRDefault="00596AF5">
          <w:pPr>
            <w:pStyle w:val="TOCHeading"/>
          </w:pPr>
          <w:r w:rsidRPr="00596AF5">
            <w:t>Table of Contents</w:t>
          </w:r>
        </w:p>
        <w:p w14:paraId="7B151C4A" w14:textId="77777777" w:rsidR="004C0177" w:rsidRDefault="00EE4AA1">
          <w:pPr>
            <w:pStyle w:val="TOC1"/>
            <w:tabs>
              <w:tab w:val="left" w:pos="440"/>
              <w:tab w:val="right" w:leader="dot" w:pos="9010"/>
            </w:tabs>
            <w:rPr>
              <w:b w:val="0"/>
              <w:noProof/>
              <w:color w:val="auto"/>
              <w:lang w:val="en-US"/>
            </w:rPr>
          </w:pPr>
          <w:r w:rsidRPr="00EE4AA1">
            <w:rPr>
              <w:rFonts w:ascii="Calibri" w:hAnsi="Calibri"/>
            </w:rPr>
            <w:fldChar w:fldCharType="begin"/>
          </w:r>
          <w:r w:rsidRPr="00EE4AA1">
            <w:rPr>
              <w:rFonts w:ascii="Calibri" w:hAnsi="Calibri"/>
            </w:rPr>
            <w:instrText xml:space="preserve"> TOC \o "1-3" \t "Heading 6,1" </w:instrText>
          </w:r>
          <w:r w:rsidRPr="00EE4AA1">
            <w:rPr>
              <w:rFonts w:ascii="Calibri" w:hAnsi="Calibri"/>
            </w:rPr>
            <w:fldChar w:fldCharType="separate"/>
          </w:r>
          <w:r w:rsidR="004C0177">
            <w:rPr>
              <w:noProof/>
            </w:rPr>
            <w:t>1.</w:t>
          </w:r>
          <w:r w:rsidR="004C0177">
            <w:rPr>
              <w:b w:val="0"/>
              <w:noProof/>
              <w:color w:val="auto"/>
              <w:lang w:val="en-US"/>
            </w:rPr>
            <w:tab/>
          </w:r>
          <w:r w:rsidR="004C0177">
            <w:rPr>
              <w:noProof/>
            </w:rPr>
            <w:t>Introduction</w:t>
          </w:r>
          <w:r w:rsidR="004C0177">
            <w:rPr>
              <w:noProof/>
            </w:rPr>
            <w:tab/>
          </w:r>
          <w:r w:rsidR="004C0177">
            <w:rPr>
              <w:noProof/>
            </w:rPr>
            <w:fldChar w:fldCharType="begin"/>
          </w:r>
          <w:r w:rsidR="004C0177">
            <w:rPr>
              <w:noProof/>
            </w:rPr>
            <w:instrText xml:space="preserve"> PAGEREF _Toc459196513 \h </w:instrText>
          </w:r>
          <w:r w:rsidR="004C0177">
            <w:rPr>
              <w:noProof/>
            </w:rPr>
          </w:r>
          <w:r w:rsidR="004C0177">
            <w:rPr>
              <w:noProof/>
            </w:rPr>
            <w:fldChar w:fldCharType="separate"/>
          </w:r>
          <w:r w:rsidR="004C0177">
            <w:rPr>
              <w:noProof/>
            </w:rPr>
            <w:t>3</w:t>
          </w:r>
          <w:r w:rsidR="004C0177">
            <w:rPr>
              <w:noProof/>
            </w:rPr>
            <w:fldChar w:fldCharType="end"/>
          </w:r>
        </w:p>
        <w:p w14:paraId="73EB488D" w14:textId="77777777" w:rsidR="004C0177" w:rsidRDefault="004C0177">
          <w:pPr>
            <w:pStyle w:val="TOC1"/>
            <w:tabs>
              <w:tab w:val="left" w:pos="440"/>
              <w:tab w:val="right" w:leader="dot" w:pos="9010"/>
            </w:tabs>
            <w:rPr>
              <w:b w:val="0"/>
              <w:noProof/>
              <w:color w:val="auto"/>
              <w:lang w:val="en-US"/>
            </w:rPr>
          </w:pPr>
          <w:r>
            <w:rPr>
              <w:noProof/>
            </w:rPr>
            <w:t>2.</w:t>
          </w:r>
          <w:r>
            <w:rPr>
              <w:b w:val="0"/>
              <w:noProof/>
              <w:color w:val="auto"/>
              <w:lang w:val="en-US"/>
            </w:rPr>
            <w:tab/>
          </w:r>
          <w:r>
            <w:rPr>
              <w:noProof/>
            </w:rPr>
            <w:t>Modelling and mapping GEL data</w:t>
          </w:r>
          <w:r>
            <w:rPr>
              <w:noProof/>
            </w:rPr>
            <w:tab/>
          </w:r>
          <w:r>
            <w:rPr>
              <w:noProof/>
            </w:rPr>
            <w:fldChar w:fldCharType="begin"/>
          </w:r>
          <w:r>
            <w:rPr>
              <w:noProof/>
            </w:rPr>
            <w:instrText xml:space="preserve"> PAGEREF _Toc459196514 \h </w:instrText>
          </w:r>
          <w:r>
            <w:rPr>
              <w:noProof/>
            </w:rPr>
          </w:r>
          <w:r>
            <w:rPr>
              <w:noProof/>
            </w:rPr>
            <w:fldChar w:fldCharType="separate"/>
          </w:r>
          <w:r>
            <w:rPr>
              <w:noProof/>
            </w:rPr>
            <w:t>4</w:t>
          </w:r>
          <w:r>
            <w:rPr>
              <w:noProof/>
            </w:rPr>
            <w:fldChar w:fldCharType="end"/>
          </w:r>
        </w:p>
        <w:p w14:paraId="244B4B3A" w14:textId="77777777" w:rsidR="004C0177" w:rsidRDefault="004C0177">
          <w:pPr>
            <w:pStyle w:val="TOC2"/>
            <w:tabs>
              <w:tab w:val="left" w:pos="880"/>
              <w:tab w:val="right" w:leader="dot" w:pos="9010"/>
            </w:tabs>
            <w:rPr>
              <w:b w:val="0"/>
              <w:noProof/>
              <w:color w:val="auto"/>
              <w:sz w:val="24"/>
              <w:szCs w:val="24"/>
              <w:lang w:val="en-US"/>
            </w:rPr>
          </w:pPr>
          <w:r>
            <w:rPr>
              <w:noProof/>
            </w:rPr>
            <w:t>2.1.</w:t>
          </w:r>
          <w:r>
            <w:rPr>
              <w:b w:val="0"/>
              <w:noProof/>
              <w:color w:val="auto"/>
              <w:sz w:val="24"/>
              <w:szCs w:val="24"/>
              <w:lang w:val="en-US"/>
            </w:rPr>
            <w:tab/>
          </w:r>
          <w:r>
            <w:rPr>
              <w:noProof/>
            </w:rPr>
            <w:t>What will freshEHR Clinical Informatics Ltd. deliver?</w:t>
          </w:r>
          <w:r>
            <w:rPr>
              <w:noProof/>
            </w:rPr>
            <w:tab/>
          </w:r>
          <w:r>
            <w:rPr>
              <w:noProof/>
            </w:rPr>
            <w:fldChar w:fldCharType="begin"/>
          </w:r>
          <w:r>
            <w:rPr>
              <w:noProof/>
            </w:rPr>
            <w:instrText xml:space="preserve"> PAGEREF _Toc459196515 \h </w:instrText>
          </w:r>
          <w:r>
            <w:rPr>
              <w:noProof/>
            </w:rPr>
          </w:r>
          <w:r>
            <w:rPr>
              <w:noProof/>
            </w:rPr>
            <w:fldChar w:fldCharType="separate"/>
          </w:r>
          <w:r>
            <w:rPr>
              <w:noProof/>
            </w:rPr>
            <w:t>4</w:t>
          </w:r>
          <w:r>
            <w:rPr>
              <w:noProof/>
            </w:rPr>
            <w:fldChar w:fldCharType="end"/>
          </w:r>
        </w:p>
        <w:p w14:paraId="7791A93D" w14:textId="77777777" w:rsidR="004C0177" w:rsidRDefault="004C0177">
          <w:pPr>
            <w:pStyle w:val="TOC3"/>
            <w:tabs>
              <w:tab w:val="left" w:pos="1320"/>
              <w:tab w:val="right" w:leader="dot" w:pos="9010"/>
            </w:tabs>
            <w:rPr>
              <w:noProof/>
              <w:color w:val="auto"/>
              <w:sz w:val="24"/>
              <w:szCs w:val="24"/>
              <w:lang w:val="en-US"/>
            </w:rPr>
          </w:pPr>
          <w:r>
            <w:rPr>
              <w:noProof/>
            </w:rPr>
            <w:t>2.1.1.</w:t>
          </w:r>
          <w:r>
            <w:rPr>
              <w:noProof/>
              <w:color w:val="auto"/>
              <w:sz w:val="24"/>
              <w:szCs w:val="24"/>
              <w:lang w:val="en-US"/>
            </w:rPr>
            <w:tab/>
          </w:r>
          <w:r>
            <w:rPr>
              <w:noProof/>
            </w:rPr>
            <w:t>Archetypes and templates</w:t>
          </w:r>
          <w:r>
            <w:rPr>
              <w:noProof/>
            </w:rPr>
            <w:tab/>
          </w:r>
          <w:r>
            <w:rPr>
              <w:noProof/>
            </w:rPr>
            <w:fldChar w:fldCharType="begin"/>
          </w:r>
          <w:r>
            <w:rPr>
              <w:noProof/>
            </w:rPr>
            <w:instrText xml:space="preserve"> PAGEREF _Toc459196516 \h </w:instrText>
          </w:r>
          <w:r>
            <w:rPr>
              <w:noProof/>
            </w:rPr>
          </w:r>
          <w:r>
            <w:rPr>
              <w:noProof/>
            </w:rPr>
            <w:fldChar w:fldCharType="separate"/>
          </w:r>
          <w:r>
            <w:rPr>
              <w:noProof/>
            </w:rPr>
            <w:t>4</w:t>
          </w:r>
          <w:r>
            <w:rPr>
              <w:noProof/>
            </w:rPr>
            <w:fldChar w:fldCharType="end"/>
          </w:r>
        </w:p>
        <w:p w14:paraId="2A1679B4" w14:textId="77777777" w:rsidR="004C0177" w:rsidRDefault="004C0177">
          <w:pPr>
            <w:pStyle w:val="TOC3"/>
            <w:tabs>
              <w:tab w:val="left" w:pos="1320"/>
              <w:tab w:val="right" w:leader="dot" w:pos="9010"/>
            </w:tabs>
            <w:rPr>
              <w:noProof/>
              <w:color w:val="auto"/>
              <w:sz w:val="24"/>
              <w:szCs w:val="24"/>
              <w:lang w:val="en-US"/>
            </w:rPr>
          </w:pPr>
          <w:r>
            <w:rPr>
              <w:noProof/>
            </w:rPr>
            <w:t>2.1.2.</w:t>
          </w:r>
          <w:r>
            <w:rPr>
              <w:noProof/>
              <w:color w:val="auto"/>
              <w:sz w:val="24"/>
              <w:szCs w:val="24"/>
              <w:lang w:val="en-US"/>
            </w:rPr>
            <w:tab/>
          </w:r>
          <w:r>
            <w:rPr>
              <w:noProof/>
            </w:rPr>
            <w:t>Sandbox environment</w:t>
          </w:r>
          <w:r>
            <w:rPr>
              <w:noProof/>
            </w:rPr>
            <w:tab/>
          </w:r>
          <w:r>
            <w:rPr>
              <w:noProof/>
            </w:rPr>
            <w:fldChar w:fldCharType="begin"/>
          </w:r>
          <w:r>
            <w:rPr>
              <w:noProof/>
            </w:rPr>
            <w:instrText xml:space="preserve"> PAGEREF _Toc459196517 \h </w:instrText>
          </w:r>
          <w:r>
            <w:rPr>
              <w:noProof/>
            </w:rPr>
          </w:r>
          <w:r>
            <w:rPr>
              <w:noProof/>
            </w:rPr>
            <w:fldChar w:fldCharType="separate"/>
          </w:r>
          <w:r>
            <w:rPr>
              <w:noProof/>
            </w:rPr>
            <w:t>4</w:t>
          </w:r>
          <w:r>
            <w:rPr>
              <w:noProof/>
            </w:rPr>
            <w:fldChar w:fldCharType="end"/>
          </w:r>
        </w:p>
        <w:p w14:paraId="3B47C1A3" w14:textId="77777777" w:rsidR="004C0177" w:rsidRDefault="004C0177">
          <w:pPr>
            <w:pStyle w:val="TOC3"/>
            <w:tabs>
              <w:tab w:val="left" w:pos="1320"/>
              <w:tab w:val="right" w:leader="dot" w:pos="9010"/>
            </w:tabs>
            <w:rPr>
              <w:noProof/>
              <w:color w:val="auto"/>
              <w:sz w:val="24"/>
              <w:szCs w:val="24"/>
              <w:lang w:val="en-US"/>
            </w:rPr>
          </w:pPr>
          <w:r>
            <w:rPr>
              <w:noProof/>
            </w:rPr>
            <w:t>2.1.3.</w:t>
          </w:r>
          <w:r>
            <w:rPr>
              <w:noProof/>
              <w:color w:val="auto"/>
              <w:sz w:val="24"/>
              <w:szCs w:val="24"/>
              <w:lang w:val="en-US"/>
            </w:rPr>
            <w:tab/>
          </w:r>
          <w:r>
            <w:rPr>
              <w:noProof/>
            </w:rPr>
            <w:t>Documentation</w:t>
          </w:r>
          <w:r>
            <w:rPr>
              <w:noProof/>
            </w:rPr>
            <w:tab/>
          </w:r>
          <w:r>
            <w:rPr>
              <w:noProof/>
            </w:rPr>
            <w:fldChar w:fldCharType="begin"/>
          </w:r>
          <w:r>
            <w:rPr>
              <w:noProof/>
            </w:rPr>
            <w:instrText xml:space="preserve"> PAGEREF _Toc459196518 \h </w:instrText>
          </w:r>
          <w:r>
            <w:rPr>
              <w:noProof/>
            </w:rPr>
          </w:r>
          <w:r>
            <w:rPr>
              <w:noProof/>
            </w:rPr>
            <w:fldChar w:fldCharType="separate"/>
          </w:r>
          <w:r>
            <w:rPr>
              <w:noProof/>
            </w:rPr>
            <w:t>4</w:t>
          </w:r>
          <w:r>
            <w:rPr>
              <w:noProof/>
            </w:rPr>
            <w:fldChar w:fldCharType="end"/>
          </w:r>
        </w:p>
        <w:p w14:paraId="4ADC5C7C" w14:textId="77777777" w:rsidR="004C0177" w:rsidRDefault="004C0177">
          <w:pPr>
            <w:pStyle w:val="TOC3"/>
            <w:tabs>
              <w:tab w:val="left" w:pos="1320"/>
              <w:tab w:val="right" w:leader="dot" w:pos="9010"/>
            </w:tabs>
            <w:rPr>
              <w:noProof/>
              <w:color w:val="auto"/>
              <w:sz w:val="24"/>
              <w:szCs w:val="24"/>
              <w:lang w:val="en-US"/>
            </w:rPr>
          </w:pPr>
          <w:r>
            <w:rPr>
              <w:noProof/>
            </w:rPr>
            <w:t>2.1.4.</w:t>
          </w:r>
          <w:r>
            <w:rPr>
              <w:noProof/>
              <w:color w:val="auto"/>
              <w:sz w:val="24"/>
              <w:szCs w:val="24"/>
              <w:lang w:val="en-US"/>
            </w:rPr>
            <w:tab/>
          </w:r>
          <w:r>
            <w:rPr>
              <w:noProof/>
            </w:rPr>
            <w:t>Support</w:t>
          </w:r>
          <w:r>
            <w:rPr>
              <w:noProof/>
            </w:rPr>
            <w:tab/>
          </w:r>
          <w:r>
            <w:rPr>
              <w:noProof/>
            </w:rPr>
            <w:fldChar w:fldCharType="begin"/>
          </w:r>
          <w:r>
            <w:rPr>
              <w:noProof/>
            </w:rPr>
            <w:instrText xml:space="preserve"> PAGEREF _Toc459196519 \h </w:instrText>
          </w:r>
          <w:r>
            <w:rPr>
              <w:noProof/>
            </w:rPr>
          </w:r>
          <w:r>
            <w:rPr>
              <w:noProof/>
            </w:rPr>
            <w:fldChar w:fldCharType="separate"/>
          </w:r>
          <w:r>
            <w:rPr>
              <w:noProof/>
            </w:rPr>
            <w:t>4</w:t>
          </w:r>
          <w:r>
            <w:rPr>
              <w:noProof/>
            </w:rPr>
            <w:fldChar w:fldCharType="end"/>
          </w:r>
        </w:p>
        <w:p w14:paraId="02D4EBD3" w14:textId="77777777" w:rsidR="004C0177" w:rsidRDefault="004C0177">
          <w:pPr>
            <w:pStyle w:val="TOC2"/>
            <w:tabs>
              <w:tab w:val="left" w:pos="880"/>
              <w:tab w:val="right" w:leader="dot" w:pos="9010"/>
            </w:tabs>
            <w:rPr>
              <w:b w:val="0"/>
              <w:noProof/>
              <w:color w:val="auto"/>
              <w:sz w:val="24"/>
              <w:szCs w:val="24"/>
              <w:lang w:val="en-US"/>
            </w:rPr>
          </w:pPr>
          <w:r>
            <w:rPr>
              <w:noProof/>
            </w:rPr>
            <w:t>2.2.</w:t>
          </w:r>
          <w:r>
            <w:rPr>
              <w:b w:val="0"/>
              <w:noProof/>
              <w:color w:val="auto"/>
              <w:sz w:val="24"/>
              <w:szCs w:val="24"/>
              <w:lang w:val="en-US"/>
            </w:rPr>
            <w:tab/>
          </w:r>
          <w:r>
            <w:rPr>
              <w:noProof/>
            </w:rPr>
            <w:t>When will we deliver?</w:t>
          </w:r>
          <w:r>
            <w:rPr>
              <w:noProof/>
            </w:rPr>
            <w:tab/>
          </w:r>
          <w:r>
            <w:rPr>
              <w:noProof/>
            </w:rPr>
            <w:fldChar w:fldCharType="begin"/>
          </w:r>
          <w:r>
            <w:rPr>
              <w:noProof/>
            </w:rPr>
            <w:instrText xml:space="preserve"> PAGEREF _Toc459196520 \h </w:instrText>
          </w:r>
          <w:r>
            <w:rPr>
              <w:noProof/>
            </w:rPr>
          </w:r>
          <w:r>
            <w:rPr>
              <w:noProof/>
            </w:rPr>
            <w:fldChar w:fldCharType="separate"/>
          </w:r>
          <w:r>
            <w:rPr>
              <w:noProof/>
            </w:rPr>
            <w:t>4</w:t>
          </w:r>
          <w:r>
            <w:rPr>
              <w:noProof/>
            </w:rPr>
            <w:fldChar w:fldCharType="end"/>
          </w:r>
        </w:p>
        <w:p w14:paraId="3D67AAE9" w14:textId="77777777" w:rsidR="004C0177" w:rsidRDefault="004C0177">
          <w:pPr>
            <w:pStyle w:val="TOC3"/>
            <w:tabs>
              <w:tab w:val="left" w:pos="1320"/>
              <w:tab w:val="right" w:leader="dot" w:pos="9010"/>
            </w:tabs>
            <w:rPr>
              <w:noProof/>
              <w:color w:val="auto"/>
              <w:sz w:val="24"/>
              <w:szCs w:val="24"/>
              <w:lang w:val="en-US"/>
            </w:rPr>
          </w:pPr>
          <w:r>
            <w:rPr>
              <w:noProof/>
            </w:rPr>
            <w:t>2.2.1.</w:t>
          </w:r>
          <w:r>
            <w:rPr>
              <w:noProof/>
              <w:color w:val="auto"/>
              <w:sz w:val="24"/>
              <w:szCs w:val="24"/>
              <w:lang w:val="en-US"/>
            </w:rPr>
            <w:tab/>
          </w:r>
          <w:r>
            <w:rPr>
              <w:noProof/>
            </w:rPr>
            <w:t>Overall timescales</w:t>
          </w:r>
          <w:r>
            <w:rPr>
              <w:noProof/>
            </w:rPr>
            <w:tab/>
          </w:r>
          <w:r>
            <w:rPr>
              <w:noProof/>
            </w:rPr>
            <w:fldChar w:fldCharType="begin"/>
          </w:r>
          <w:r>
            <w:rPr>
              <w:noProof/>
            </w:rPr>
            <w:instrText xml:space="preserve"> PAGEREF _Toc459196521 \h </w:instrText>
          </w:r>
          <w:r>
            <w:rPr>
              <w:noProof/>
            </w:rPr>
          </w:r>
          <w:r>
            <w:rPr>
              <w:noProof/>
            </w:rPr>
            <w:fldChar w:fldCharType="separate"/>
          </w:r>
          <w:r>
            <w:rPr>
              <w:noProof/>
            </w:rPr>
            <w:t>4</w:t>
          </w:r>
          <w:r>
            <w:rPr>
              <w:noProof/>
            </w:rPr>
            <w:fldChar w:fldCharType="end"/>
          </w:r>
        </w:p>
        <w:p w14:paraId="4D147B65" w14:textId="77777777" w:rsidR="004C0177" w:rsidRDefault="004C0177">
          <w:pPr>
            <w:pStyle w:val="TOC3"/>
            <w:tabs>
              <w:tab w:val="left" w:pos="1320"/>
              <w:tab w:val="right" w:leader="dot" w:pos="9010"/>
            </w:tabs>
            <w:rPr>
              <w:noProof/>
              <w:color w:val="auto"/>
              <w:sz w:val="24"/>
              <w:szCs w:val="24"/>
              <w:lang w:val="en-US"/>
            </w:rPr>
          </w:pPr>
          <w:r>
            <w:rPr>
              <w:noProof/>
            </w:rPr>
            <w:t>2.2.2.</w:t>
          </w:r>
          <w:r>
            <w:rPr>
              <w:noProof/>
              <w:color w:val="auto"/>
              <w:sz w:val="24"/>
              <w:szCs w:val="24"/>
              <w:lang w:val="en-US"/>
            </w:rPr>
            <w:tab/>
          </w:r>
          <w:r>
            <w:rPr>
              <w:noProof/>
            </w:rPr>
            <w:t>Proof of concept</w:t>
          </w:r>
          <w:r>
            <w:rPr>
              <w:noProof/>
            </w:rPr>
            <w:tab/>
          </w:r>
          <w:r>
            <w:rPr>
              <w:noProof/>
            </w:rPr>
            <w:fldChar w:fldCharType="begin"/>
          </w:r>
          <w:r>
            <w:rPr>
              <w:noProof/>
            </w:rPr>
            <w:instrText xml:space="preserve"> PAGEREF _Toc459196522 \h </w:instrText>
          </w:r>
          <w:r>
            <w:rPr>
              <w:noProof/>
            </w:rPr>
          </w:r>
          <w:r>
            <w:rPr>
              <w:noProof/>
            </w:rPr>
            <w:fldChar w:fldCharType="separate"/>
          </w:r>
          <w:r>
            <w:rPr>
              <w:noProof/>
            </w:rPr>
            <w:t>5</w:t>
          </w:r>
          <w:r>
            <w:rPr>
              <w:noProof/>
            </w:rPr>
            <w:fldChar w:fldCharType="end"/>
          </w:r>
        </w:p>
        <w:p w14:paraId="25CEBEDD" w14:textId="77777777" w:rsidR="004C0177" w:rsidRDefault="004C0177">
          <w:pPr>
            <w:pStyle w:val="TOC3"/>
            <w:tabs>
              <w:tab w:val="left" w:pos="1320"/>
              <w:tab w:val="right" w:leader="dot" w:pos="9010"/>
            </w:tabs>
            <w:rPr>
              <w:noProof/>
              <w:color w:val="auto"/>
              <w:sz w:val="24"/>
              <w:szCs w:val="24"/>
              <w:lang w:val="en-US"/>
            </w:rPr>
          </w:pPr>
          <w:r>
            <w:rPr>
              <w:noProof/>
            </w:rPr>
            <w:t>2.2.3.</w:t>
          </w:r>
          <w:r>
            <w:rPr>
              <w:noProof/>
              <w:color w:val="auto"/>
              <w:sz w:val="24"/>
              <w:szCs w:val="24"/>
              <w:lang w:val="en-US"/>
            </w:rPr>
            <w:tab/>
          </w:r>
          <w:r>
            <w:rPr>
              <w:noProof/>
            </w:rPr>
            <w:t>Phased delivery of remaining models</w:t>
          </w:r>
          <w:r>
            <w:rPr>
              <w:noProof/>
            </w:rPr>
            <w:tab/>
          </w:r>
          <w:r>
            <w:rPr>
              <w:noProof/>
            </w:rPr>
            <w:fldChar w:fldCharType="begin"/>
          </w:r>
          <w:r>
            <w:rPr>
              <w:noProof/>
            </w:rPr>
            <w:instrText xml:space="preserve"> PAGEREF _Toc459196523 \h </w:instrText>
          </w:r>
          <w:r>
            <w:rPr>
              <w:noProof/>
            </w:rPr>
          </w:r>
          <w:r>
            <w:rPr>
              <w:noProof/>
            </w:rPr>
            <w:fldChar w:fldCharType="separate"/>
          </w:r>
          <w:r>
            <w:rPr>
              <w:noProof/>
            </w:rPr>
            <w:t>5</w:t>
          </w:r>
          <w:r>
            <w:rPr>
              <w:noProof/>
            </w:rPr>
            <w:fldChar w:fldCharType="end"/>
          </w:r>
        </w:p>
        <w:p w14:paraId="077CF0B7" w14:textId="77777777" w:rsidR="004C0177" w:rsidRDefault="004C0177">
          <w:pPr>
            <w:pStyle w:val="TOC2"/>
            <w:tabs>
              <w:tab w:val="left" w:pos="880"/>
              <w:tab w:val="right" w:leader="dot" w:pos="9010"/>
            </w:tabs>
            <w:rPr>
              <w:b w:val="0"/>
              <w:noProof/>
              <w:color w:val="auto"/>
              <w:sz w:val="24"/>
              <w:szCs w:val="24"/>
              <w:lang w:val="en-US"/>
            </w:rPr>
          </w:pPr>
          <w:r>
            <w:rPr>
              <w:noProof/>
            </w:rPr>
            <w:t>2.3.</w:t>
          </w:r>
          <w:r>
            <w:rPr>
              <w:b w:val="0"/>
              <w:noProof/>
              <w:color w:val="auto"/>
              <w:sz w:val="24"/>
              <w:szCs w:val="24"/>
              <w:lang w:val="en-US"/>
            </w:rPr>
            <w:tab/>
          </w:r>
          <w:r>
            <w:rPr>
              <w:noProof/>
            </w:rPr>
            <w:t>What do we require from North Thames Genomic Medicine Centre?</w:t>
          </w:r>
          <w:r>
            <w:rPr>
              <w:noProof/>
            </w:rPr>
            <w:tab/>
          </w:r>
          <w:r>
            <w:rPr>
              <w:noProof/>
            </w:rPr>
            <w:fldChar w:fldCharType="begin"/>
          </w:r>
          <w:r>
            <w:rPr>
              <w:noProof/>
            </w:rPr>
            <w:instrText xml:space="preserve"> PAGEREF _Toc459196524 \h </w:instrText>
          </w:r>
          <w:r>
            <w:rPr>
              <w:noProof/>
            </w:rPr>
          </w:r>
          <w:r>
            <w:rPr>
              <w:noProof/>
            </w:rPr>
            <w:fldChar w:fldCharType="separate"/>
          </w:r>
          <w:r>
            <w:rPr>
              <w:noProof/>
            </w:rPr>
            <w:t>5</w:t>
          </w:r>
          <w:r>
            <w:rPr>
              <w:noProof/>
            </w:rPr>
            <w:fldChar w:fldCharType="end"/>
          </w:r>
        </w:p>
        <w:p w14:paraId="5F2B5A72" w14:textId="77777777" w:rsidR="004C0177" w:rsidRDefault="004C0177">
          <w:pPr>
            <w:pStyle w:val="TOC3"/>
            <w:tabs>
              <w:tab w:val="left" w:pos="1320"/>
              <w:tab w:val="right" w:leader="dot" w:pos="9010"/>
            </w:tabs>
            <w:rPr>
              <w:noProof/>
              <w:color w:val="auto"/>
              <w:sz w:val="24"/>
              <w:szCs w:val="24"/>
              <w:lang w:val="en-US"/>
            </w:rPr>
          </w:pPr>
          <w:r>
            <w:rPr>
              <w:noProof/>
            </w:rPr>
            <w:t>2.3.1.</w:t>
          </w:r>
          <w:r>
            <w:rPr>
              <w:noProof/>
              <w:color w:val="auto"/>
              <w:sz w:val="24"/>
              <w:szCs w:val="24"/>
              <w:lang w:val="en-US"/>
            </w:rPr>
            <w:tab/>
          </w:r>
          <w:r>
            <w:rPr>
              <w:noProof/>
            </w:rPr>
            <w:t>Access to domain experts / clinicians</w:t>
          </w:r>
          <w:r>
            <w:rPr>
              <w:noProof/>
            </w:rPr>
            <w:tab/>
          </w:r>
          <w:r>
            <w:rPr>
              <w:noProof/>
            </w:rPr>
            <w:fldChar w:fldCharType="begin"/>
          </w:r>
          <w:r>
            <w:rPr>
              <w:noProof/>
            </w:rPr>
            <w:instrText xml:space="preserve"> PAGEREF _Toc459196525 \h </w:instrText>
          </w:r>
          <w:r>
            <w:rPr>
              <w:noProof/>
            </w:rPr>
          </w:r>
          <w:r>
            <w:rPr>
              <w:noProof/>
            </w:rPr>
            <w:fldChar w:fldCharType="separate"/>
          </w:r>
          <w:r>
            <w:rPr>
              <w:noProof/>
            </w:rPr>
            <w:t>5</w:t>
          </w:r>
          <w:r>
            <w:rPr>
              <w:noProof/>
            </w:rPr>
            <w:fldChar w:fldCharType="end"/>
          </w:r>
        </w:p>
        <w:p w14:paraId="1D39A993" w14:textId="77777777" w:rsidR="004C0177" w:rsidRDefault="004C0177">
          <w:pPr>
            <w:pStyle w:val="TOC3"/>
            <w:tabs>
              <w:tab w:val="left" w:pos="1320"/>
              <w:tab w:val="right" w:leader="dot" w:pos="9010"/>
            </w:tabs>
            <w:rPr>
              <w:noProof/>
              <w:color w:val="auto"/>
              <w:sz w:val="24"/>
              <w:szCs w:val="24"/>
              <w:lang w:val="en-US"/>
            </w:rPr>
          </w:pPr>
          <w:r>
            <w:rPr>
              <w:noProof/>
            </w:rPr>
            <w:t>2.3.2.</w:t>
          </w:r>
          <w:r>
            <w:rPr>
              <w:noProof/>
              <w:color w:val="auto"/>
              <w:sz w:val="24"/>
              <w:szCs w:val="24"/>
              <w:lang w:val="en-US"/>
            </w:rPr>
            <w:tab/>
          </w:r>
          <w:r>
            <w:rPr>
              <w:noProof/>
            </w:rPr>
            <w:t>Guidance on lab terminology and integration</w:t>
          </w:r>
          <w:r>
            <w:rPr>
              <w:noProof/>
            </w:rPr>
            <w:tab/>
          </w:r>
          <w:r>
            <w:rPr>
              <w:noProof/>
            </w:rPr>
            <w:fldChar w:fldCharType="begin"/>
          </w:r>
          <w:r>
            <w:rPr>
              <w:noProof/>
            </w:rPr>
            <w:instrText xml:space="preserve"> PAGEREF _Toc459196526 \h </w:instrText>
          </w:r>
          <w:r>
            <w:rPr>
              <w:noProof/>
            </w:rPr>
          </w:r>
          <w:r>
            <w:rPr>
              <w:noProof/>
            </w:rPr>
            <w:fldChar w:fldCharType="separate"/>
          </w:r>
          <w:r>
            <w:rPr>
              <w:noProof/>
            </w:rPr>
            <w:t>5</w:t>
          </w:r>
          <w:r>
            <w:rPr>
              <w:noProof/>
            </w:rPr>
            <w:fldChar w:fldCharType="end"/>
          </w:r>
        </w:p>
        <w:p w14:paraId="482B1DEE" w14:textId="77777777" w:rsidR="004C0177" w:rsidRDefault="004C0177">
          <w:pPr>
            <w:pStyle w:val="TOC3"/>
            <w:tabs>
              <w:tab w:val="left" w:pos="1320"/>
              <w:tab w:val="right" w:leader="dot" w:pos="9010"/>
            </w:tabs>
            <w:rPr>
              <w:noProof/>
              <w:color w:val="auto"/>
              <w:sz w:val="24"/>
              <w:szCs w:val="24"/>
              <w:lang w:val="en-US"/>
            </w:rPr>
          </w:pPr>
          <w:r>
            <w:rPr>
              <w:noProof/>
            </w:rPr>
            <w:t>2.3.3.</w:t>
          </w:r>
          <w:r>
            <w:rPr>
              <w:noProof/>
              <w:color w:val="auto"/>
              <w:sz w:val="24"/>
              <w:szCs w:val="24"/>
              <w:lang w:val="en-US"/>
            </w:rPr>
            <w:tab/>
          </w:r>
          <w:r>
            <w:rPr>
              <w:noProof/>
            </w:rPr>
            <w:t>Early guidance on Genetic investigations</w:t>
          </w:r>
          <w:r>
            <w:rPr>
              <w:noProof/>
            </w:rPr>
            <w:tab/>
          </w:r>
          <w:r>
            <w:rPr>
              <w:noProof/>
            </w:rPr>
            <w:fldChar w:fldCharType="begin"/>
          </w:r>
          <w:r>
            <w:rPr>
              <w:noProof/>
            </w:rPr>
            <w:instrText xml:space="preserve"> PAGEREF _Toc459196527 \h </w:instrText>
          </w:r>
          <w:r>
            <w:rPr>
              <w:noProof/>
            </w:rPr>
          </w:r>
          <w:r>
            <w:rPr>
              <w:noProof/>
            </w:rPr>
            <w:fldChar w:fldCharType="separate"/>
          </w:r>
          <w:r>
            <w:rPr>
              <w:noProof/>
            </w:rPr>
            <w:t>6</w:t>
          </w:r>
          <w:r>
            <w:rPr>
              <w:noProof/>
            </w:rPr>
            <w:fldChar w:fldCharType="end"/>
          </w:r>
        </w:p>
        <w:p w14:paraId="39280FC6" w14:textId="77777777" w:rsidR="004C0177" w:rsidRDefault="004C0177">
          <w:pPr>
            <w:pStyle w:val="TOC3"/>
            <w:tabs>
              <w:tab w:val="left" w:pos="1320"/>
              <w:tab w:val="right" w:leader="dot" w:pos="9010"/>
            </w:tabs>
            <w:rPr>
              <w:noProof/>
              <w:color w:val="auto"/>
              <w:sz w:val="24"/>
              <w:szCs w:val="24"/>
              <w:lang w:val="en-US"/>
            </w:rPr>
          </w:pPr>
          <w:r>
            <w:rPr>
              <w:noProof/>
            </w:rPr>
            <w:t>2.3.4.</w:t>
          </w:r>
          <w:r>
            <w:rPr>
              <w:noProof/>
              <w:color w:val="auto"/>
              <w:sz w:val="24"/>
              <w:szCs w:val="24"/>
              <w:lang w:val="en-US"/>
            </w:rPr>
            <w:tab/>
          </w:r>
          <w:r>
            <w:rPr>
              <w:noProof/>
            </w:rPr>
            <w:t>Input on order of deliverables</w:t>
          </w:r>
          <w:r>
            <w:rPr>
              <w:noProof/>
            </w:rPr>
            <w:tab/>
          </w:r>
          <w:r>
            <w:rPr>
              <w:noProof/>
            </w:rPr>
            <w:fldChar w:fldCharType="begin"/>
          </w:r>
          <w:r>
            <w:rPr>
              <w:noProof/>
            </w:rPr>
            <w:instrText xml:space="preserve"> PAGEREF _Toc459196528 \h </w:instrText>
          </w:r>
          <w:r>
            <w:rPr>
              <w:noProof/>
            </w:rPr>
          </w:r>
          <w:r>
            <w:rPr>
              <w:noProof/>
            </w:rPr>
            <w:fldChar w:fldCharType="separate"/>
          </w:r>
          <w:r>
            <w:rPr>
              <w:noProof/>
            </w:rPr>
            <w:t>6</w:t>
          </w:r>
          <w:r>
            <w:rPr>
              <w:noProof/>
            </w:rPr>
            <w:fldChar w:fldCharType="end"/>
          </w:r>
        </w:p>
        <w:p w14:paraId="50F1F060" w14:textId="77777777" w:rsidR="004C0177" w:rsidRDefault="004C0177">
          <w:pPr>
            <w:pStyle w:val="TOC1"/>
            <w:tabs>
              <w:tab w:val="left" w:pos="440"/>
              <w:tab w:val="right" w:leader="dot" w:pos="9010"/>
            </w:tabs>
            <w:rPr>
              <w:b w:val="0"/>
              <w:noProof/>
              <w:color w:val="auto"/>
              <w:lang w:val="en-US"/>
            </w:rPr>
          </w:pPr>
          <w:r>
            <w:rPr>
              <w:noProof/>
            </w:rPr>
            <w:t>3.</w:t>
          </w:r>
          <w:r>
            <w:rPr>
              <w:b w:val="0"/>
              <w:noProof/>
              <w:color w:val="auto"/>
              <w:lang w:val="en-US"/>
            </w:rPr>
            <w:tab/>
          </w:r>
          <w:r>
            <w:rPr>
              <w:noProof/>
            </w:rPr>
            <w:t>Proposed next steps</w:t>
          </w:r>
          <w:r>
            <w:rPr>
              <w:noProof/>
            </w:rPr>
            <w:tab/>
          </w:r>
          <w:r>
            <w:rPr>
              <w:noProof/>
            </w:rPr>
            <w:fldChar w:fldCharType="begin"/>
          </w:r>
          <w:r>
            <w:rPr>
              <w:noProof/>
            </w:rPr>
            <w:instrText xml:space="preserve"> PAGEREF _Toc459196529 \h </w:instrText>
          </w:r>
          <w:r>
            <w:rPr>
              <w:noProof/>
            </w:rPr>
          </w:r>
          <w:r>
            <w:rPr>
              <w:noProof/>
            </w:rPr>
            <w:fldChar w:fldCharType="separate"/>
          </w:r>
          <w:r>
            <w:rPr>
              <w:noProof/>
            </w:rPr>
            <w:t>7</w:t>
          </w:r>
          <w:r>
            <w:rPr>
              <w:noProof/>
            </w:rPr>
            <w:fldChar w:fldCharType="end"/>
          </w:r>
        </w:p>
        <w:p w14:paraId="6C9F7DB8" w14:textId="77777777" w:rsidR="004C0177" w:rsidRDefault="004C0177">
          <w:pPr>
            <w:pStyle w:val="TOC2"/>
            <w:tabs>
              <w:tab w:val="left" w:pos="880"/>
              <w:tab w:val="right" w:leader="dot" w:pos="9010"/>
            </w:tabs>
            <w:rPr>
              <w:b w:val="0"/>
              <w:noProof/>
              <w:color w:val="auto"/>
              <w:sz w:val="24"/>
              <w:szCs w:val="24"/>
              <w:lang w:val="en-US"/>
            </w:rPr>
          </w:pPr>
          <w:r>
            <w:rPr>
              <w:noProof/>
            </w:rPr>
            <w:t>3.1.</w:t>
          </w:r>
          <w:r>
            <w:rPr>
              <w:b w:val="0"/>
              <w:noProof/>
              <w:color w:val="auto"/>
              <w:sz w:val="24"/>
              <w:szCs w:val="24"/>
              <w:lang w:val="en-US"/>
            </w:rPr>
            <w:tab/>
          </w:r>
          <w:r>
            <w:rPr>
              <w:noProof/>
            </w:rPr>
            <w:t>Kick-off meeting</w:t>
          </w:r>
          <w:r>
            <w:rPr>
              <w:noProof/>
            </w:rPr>
            <w:tab/>
          </w:r>
          <w:r>
            <w:rPr>
              <w:noProof/>
            </w:rPr>
            <w:fldChar w:fldCharType="begin"/>
          </w:r>
          <w:r>
            <w:rPr>
              <w:noProof/>
            </w:rPr>
            <w:instrText xml:space="preserve"> PAGEREF _Toc459196530 \h </w:instrText>
          </w:r>
          <w:r>
            <w:rPr>
              <w:noProof/>
            </w:rPr>
          </w:r>
          <w:r>
            <w:rPr>
              <w:noProof/>
            </w:rPr>
            <w:fldChar w:fldCharType="separate"/>
          </w:r>
          <w:r>
            <w:rPr>
              <w:noProof/>
            </w:rPr>
            <w:t>7</w:t>
          </w:r>
          <w:r>
            <w:rPr>
              <w:noProof/>
            </w:rPr>
            <w:fldChar w:fldCharType="end"/>
          </w:r>
        </w:p>
        <w:p w14:paraId="3DA6FCCC" w14:textId="77777777" w:rsidR="004C0177" w:rsidRDefault="004C0177">
          <w:pPr>
            <w:pStyle w:val="TOC1"/>
            <w:tabs>
              <w:tab w:val="left" w:pos="660"/>
              <w:tab w:val="right" w:leader="dot" w:pos="9010"/>
            </w:tabs>
            <w:rPr>
              <w:b w:val="0"/>
              <w:noProof/>
              <w:color w:val="auto"/>
              <w:lang w:val="en-US"/>
            </w:rPr>
          </w:pPr>
          <w:r>
            <w:rPr>
              <w:noProof/>
            </w:rPr>
            <w:t>A.</w:t>
          </w:r>
          <w:r>
            <w:rPr>
              <w:b w:val="0"/>
              <w:noProof/>
              <w:color w:val="auto"/>
              <w:lang w:val="en-US"/>
            </w:rPr>
            <w:tab/>
          </w:r>
          <w:r>
            <w:rPr>
              <w:noProof/>
            </w:rPr>
            <w:t>Appendix A - Tooling</w:t>
          </w:r>
          <w:r>
            <w:rPr>
              <w:noProof/>
            </w:rPr>
            <w:tab/>
          </w:r>
          <w:r>
            <w:rPr>
              <w:noProof/>
            </w:rPr>
            <w:fldChar w:fldCharType="begin"/>
          </w:r>
          <w:r>
            <w:rPr>
              <w:noProof/>
            </w:rPr>
            <w:instrText xml:space="preserve"> PAGEREF _Toc459196531 \h </w:instrText>
          </w:r>
          <w:r>
            <w:rPr>
              <w:noProof/>
            </w:rPr>
          </w:r>
          <w:r>
            <w:rPr>
              <w:noProof/>
            </w:rPr>
            <w:fldChar w:fldCharType="separate"/>
          </w:r>
          <w:r>
            <w:rPr>
              <w:noProof/>
            </w:rPr>
            <w:t>8</w:t>
          </w:r>
          <w:r>
            <w:rPr>
              <w:noProof/>
            </w:rPr>
            <w:fldChar w:fldCharType="end"/>
          </w:r>
        </w:p>
        <w:p w14:paraId="42BB238D" w14:textId="2E2B5716" w:rsidR="00596AF5" w:rsidRPr="00B9169D" w:rsidRDefault="00EE4AA1">
          <w:r w:rsidRPr="00EE4AA1">
            <w:rPr>
              <w:sz w:val="24"/>
              <w:szCs w:val="24"/>
            </w:rPr>
            <w:fldChar w:fldCharType="end"/>
          </w:r>
        </w:p>
      </w:sdtContent>
    </w:sdt>
    <w:p w14:paraId="04B7E707" w14:textId="77777777" w:rsidR="00FF4F89" w:rsidRPr="00FF4F89" w:rsidRDefault="00FF4F89" w:rsidP="00FF4F89"/>
    <w:p w14:paraId="3E5F0F05" w14:textId="7C7AA1BE" w:rsidR="00FF4F89" w:rsidRDefault="00FF4F89">
      <w:r>
        <w:br w:type="page"/>
      </w:r>
    </w:p>
    <w:p w14:paraId="079BF2A2" w14:textId="4E5BBAE4" w:rsidR="009C154A" w:rsidRDefault="00FF4F89" w:rsidP="000D4D99">
      <w:pPr>
        <w:pStyle w:val="Heading1"/>
      </w:pPr>
      <w:bookmarkStart w:id="0" w:name="_Toc459196513"/>
      <w:r>
        <w:t>Introduction</w:t>
      </w:r>
      <w:bookmarkEnd w:id="0"/>
    </w:p>
    <w:p w14:paraId="4CE7DBBE" w14:textId="77777777" w:rsidR="00DD5183" w:rsidRDefault="00034EFF" w:rsidP="00FF4F89">
      <w:r>
        <w:t>The purpose of this short document is to describe</w:t>
      </w:r>
      <w:r w:rsidR="00DD5183">
        <w:t xml:space="preserve"> the following:</w:t>
      </w:r>
    </w:p>
    <w:p w14:paraId="4FE8A303" w14:textId="49C6A89A" w:rsidR="00FF4F89" w:rsidRDefault="00D6511E" w:rsidP="00D6511E">
      <w:pPr>
        <w:pStyle w:val="ListBullet"/>
      </w:pPr>
      <w:r>
        <w:t xml:space="preserve">What </w:t>
      </w:r>
      <w:r w:rsidR="00034EFF">
        <w:t xml:space="preserve">freshEHR Clinical Informatics Ltd. </w:t>
      </w:r>
      <w:r>
        <w:t xml:space="preserve">propose to deliver </w:t>
      </w:r>
      <w:r w:rsidR="00034EFF">
        <w:t>to North Thames Genomic Medicine Centre with regard to mapping the GEL dataset to o</w:t>
      </w:r>
      <w:r>
        <w:t>penEHR archetypes and templates.</w:t>
      </w:r>
    </w:p>
    <w:p w14:paraId="4F25B488" w14:textId="0B915AB9" w:rsidR="00D6511E" w:rsidRDefault="00D6511E" w:rsidP="00D6511E">
      <w:pPr>
        <w:pStyle w:val="ListBullet"/>
      </w:pPr>
      <w:r>
        <w:t>When and how freshEHR Clinical Informatics Ltd. propose to deliver the required artefacts and documentation.</w:t>
      </w:r>
    </w:p>
    <w:p w14:paraId="653EE945" w14:textId="6549A250" w:rsidR="00D6511E" w:rsidRDefault="00D6511E" w:rsidP="00D6511E">
      <w:pPr>
        <w:pStyle w:val="ListBullet"/>
      </w:pPr>
      <w:r>
        <w:t>What freshEHR Clinical Informatics Ltd. require from North Thames Genomic Medicine Centre to enable the modelling and mapping work to proceed.</w:t>
      </w:r>
    </w:p>
    <w:p w14:paraId="5FDD8C35" w14:textId="350AF8D1" w:rsidR="00034EFF" w:rsidRDefault="00034EFF" w:rsidP="00FF4F89">
      <w:r>
        <w:t>A previous document provided by freshEHR Clinical Informatics Ltd. gave an outline of the required modelling effort. The document is embedded below</w:t>
      </w:r>
      <w:r w:rsidR="00EC4C1D">
        <w:t xml:space="preserve"> for reference purposes</w:t>
      </w:r>
      <w:r>
        <w:t>.</w:t>
      </w:r>
    </w:p>
    <w:bookmarkStart w:id="1" w:name="_MON_1532850662"/>
    <w:bookmarkEnd w:id="1"/>
    <w:p w14:paraId="3B8984B4" w14:textId="25B4CBE1" w:rsidR="00DD5183" w:rsidRDefault="00005020" w:rsidP="00FF4F89">
      <w:r>
        <w:object w:dxaOrig="1520" w:dyaOrig="960" w14:anchorId="122136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7.8pt" o:ole="">
            <v:imagedata r:id="rId10" o:title=""/>
          </v:shape>
          <o:OLEObject Type="Embed" ProgID="Word.Document.12" ShapeID="_x0000_i1025" DrawAspect="Icon" ObjectID="_1532958709" r:id="rId11">
            <o:FieldCodes>\s</o:FieldCodes>
          </o:OLEObject>
        </w:object>
      </w:r>
    </w:p>
    <w:p w14:paraId="52B1BB86" w14:textId="5055B53B" w:rsidR="00312CE5" w:rsidRDefault="00EC4C1D" w:rsidP="00FF4F89">
      <w:pPr>
        <w:rPr>
          <w:ins w:id="2" w:author="Hildegard Franke" w:date="2016-08-17T16:53:00Z"/>
        </w:rPr>
      </w:pPr>
      <w:r>
        <w:t xml:space="preserve">It </w:t>
      </w:r>
      <w:r w:rsidR="004D70CE">
        <w:t>is envisaged that the contents of this document will be discussed and agreed in a face-to-face meeting early in the project lifecycle.</w:t>
      </w:r>
      <w:r w:rsidR="00DD5183">
        <w:t xml:space="preserve"> </w:t>
      </w:r>
    </w:p>
    <w:p w14:paraId="20B2DBC2" w14:textId="77777777" w:rsidR="00EB374E" w:rsidRDefault="00EB374E" w:rsidP="00FF4F89">
      <w:pPr>
        <w:rPr>
          <w:ins w:id="3" w:author="Hildegard Franke" w:date="2016-08-17T16:45:00Z"/>
        </w:rPr>
      </w:pPr>
    </w:p>
    <w:p w14:paraId="4290276A" w14:textId="0AA3B571" w:rsidR="0079786F" w:rsidRDefault="00EB374E" w:rsidP="00EB374E">
      <w:pPr>
        <w:pStyle w:val="Heading2"/>
        <w:rPr>
          <w:ins w:id="4" w:author="Hildegard Franke" w:date="2016-08-17T16:48:00Z"/>
        </w:rPr>
        <w:pPrChange w:id="5" w:author="Hildegard Franke" w:date="2016-08-17T16:45:00Z">
          <w:pPr/>
        </w:pPrChange>
      </w:pPr>
      <w:ins w:id="6" w:author="Hildegard Franke" w:date="2016-08-17T16:49:00Z">
        <w:r>
          <w:t>Partnership with</w:t>
        </w:r>
      </w:ins>
      <w:ins w:id="7" w:author="Hildegard Franke" w:date="2016-08-17T16:45:00Z">
        <w:r>
          <w:t xml:space="preserve"> Operon Ltd.</w:t>
        </w:r>
      </w:ins>
    </w:p>
    <w:p w14:paraId="65362933" w14:textId="0735188A" w:rsidR="00EB374E" w:rsidRDefault="00EB374E" w:rsidP="00EB374E">
      <w:pPr>
        <w:rPr>
          <w:ins w:id="8" w:author="Hildegard Franke" w:date="2016-08-17T16:53:00Z"/>
        </w:rPr>
        <w:pPrChange w:id="9" w:author="Hildegard Franke" w:date="2016-08-17T16:48:00Z">
          <w:pPr/>
        </w:pPrChange>
      </w:pPr>
      <w:ins w:id="10" w:author="Hildegard Franke" w:date="2016-08-17T16:49:00Z">
        <w:r>
          <w:t xml:space="preserve">freshEHR Clinical Informatics Ltd. are partnering with Operon Ltd. </w:t>
        </w:r>
      </w:ins>
      <w:ins w:id="11" w:author="Hildegard Franke" w:date="2016-08-17T16:50:00Z">
        <w:r>
          <w:t>(</w:t>
        </w:r>
      </w:ins>
      <w:ins w:id="12" w:author="Hildegard Franke" w:date="2016-08-17T16:51:00Z">
        <w:r>
          <w:fldChar w:fldCharType="begin"/>
        </w:r>
        <w:r>
          <w:instrText xml:space="preserve"> HYPERLINK "</w:instrText>
        </w:r>
        <w:r w:rsidRPr="00EB374E">
          <w:instrText>http://operon.systems/</w:instrText>
        </w:r>
        <w:r>
          <w:instrText xml:space="preserve">" </w:instrText>
        </w:r>
        <w:r>
          <w:fldChar w:fldCharType="separate"/>
        </w:r>
        <w:r w:rsidRPr="00176974">
          <w:rPr>
            <w:rStyle w:val="Hyperlink"/>
          </w:rPr>
          <w:t>http://operon.systems/</w:t>
        </w:r>
        <w:r>
          <w:fldChar w:fldCharType="end"/>
        </w:r>
        <w:r>
          <w:t xml:space="preserve">) in this project. </w:t>
        </w:r>
      </w:ins>
      <w:ins w:id="13" w:author="Hildegard Franke" w:date="2016-08-17T16:52:00Z">
        <w:r>
          <w:t>Operon Ltd. will</w:t>
        </w:r>
      </w:ins>
      <w:ins w:id="14" w:author="Hildegard Franke" w:date="2016-08-17T16:51:00Z">
        <w:r>
          <w:t xml:space="preserve"> </w:t>
        </w:r>
      </w:ins>
      <w:ins w:id="15" w:author="Hildegard Franke" w:date="2016-08-17T16:55:00Z">
        <w:r>
          <w:t>host</w:t>
        </w:r>
      </w:ins>
      <w:ins w:id="16" w:author="Hildegard Franke" w:date="2016-08-17T16:52:00Z">
        <w:r>
          <w:t xml:space="preserve"> the sand</w:t>
        </w:r>
      </w:ins>
      <w:ins w:id="17" w:author="Hildegard Franke" w:date="2016-08-17T16:53:00Z">
        <w:r>
          <w:t xml:space="preserve">box </w:t>
        </w:r>
        <w:r>
          <w:t>openEHR Clinical Data Repository environment</w:t>
        </w:r>
        <w:r>
          <w:t xml:space="preserve"> and </w:t>
        </w:r>
      </w:ins>
      <w:ins w:id="18" w:author="Hildegard Franke" w:date="2016-08-17T16:55:00Z">
        <w:r w:rsidR="000B6DEA">
          <w:t xml:space="preserve">provide </w:t>
        </w:r>
      </w:ins>
      <w:ins w:id="19" w:author="Hildegard Franke" w:date="2016-08-17T16:51:00Z">
        <w:r>
          <w:t>additional modelling resource.</w:t>
        </w:r>
      </w:ins>
    </w:p>
    <w:p w14:paraId="08A56E95" w14:textId="597B48E6" w:rsidR="00EB374E" w:rsidRPr="00EB374E" w:rsidRDefault="00EB374E" w:rsidP="00EB374E">
      <w:pPr>
        <w:pPrChange w:id="20" w:author="Hildegard Franke" w:date="2016-08-17T16:48:00Z">
          <w:pPr/>
        </w:pPrChange>
      </w:pPr>
      <w:ins w:id="21" w:author="Hildegard Franke" w:date="2016-08-17T16:53:00Z">
        <w:r>
          <w:t xml:space="preserve">We also </w:t>
        </w:r>
      </w:ins>
      <w:ins w:id="22" w:author="Hildegard Franke" w:date="2016-08-17T16:54:00Z">
        <w:r>
          <w:t>intend</w:t>
        </w:r>
      </w:ins>
      <w:ins w:id="23" w:author="Hildegard Franke" w:date="2016-08-17T16:53:00Z">
        <w:r>
          <w:t xml:space="preserve"> to invoice through Operon Ltd.</w:t>
        </w:r>
      </w:ins>
    </w:p>
    <w:p w14:paraId="0070FDC9" w14:textId="77777777" w:rsidR="00CA5265" w:rsidRDefault="00CA5265" w:rsidP="00FF4F89"/>
    <w:p w14:paraId="54651534" w14:textId="77777777" w:rsidR="004C0177" w:rsidRDefault="004C0177">
      <w:pPr>
        <w:rPr>
          <w:rFonts w:eastAsiaTheme="majorEastAsia" w:cstheme="majorBidi"/>
          <w:b/>
          <w:bCs/>
          <w:color w:val="487B77" w:themeColor="accent6" w:themeShade="BF"/>
          <w:sz w:val="32"/>
          <w:szCs w:val="32"/>
        </w:rPr>
      </w:pPr>
      <w:r>
        <w:br w:type="page"/>
      </w:r>
    </w:p>
    <w:p w14:paraId="723F8063" w14:textId="670560F2" w:rsidR="00105BA0" w:rsidRPr="00105BA0" w:rsidRDefault="007B78E7" w:rsidP="00105BA0">
      <w:pPr>
        <w:pStyle w:val="Heading1"/>
      </w:pPr>
      <w:bookmarkStart w:id="24" w:name="_Toc459196514"/>
      <w:r>
        <w:t>Modelling and mapping GEL data</w:t>
      </w:r>
      <w:bookmarkEnd w:id="24"/>
    </w:p>
    <w:p w14:paraId="0CABD617" w14:textId="6B8F3FAB" w:rsidR="00FF4F89" w:rsidRDefault="00E67B1D" w:rsidP="00FF4F89">
      <w:pPr>
        <w:pStyle w:val="Heading2"/>
      </w:pPr>
      <w:bookmarkStart w:id="25" w:name="_Toc459196515"/>
      <w:r>
        <w:t>What will freshEHR Clinical Informatics Ltd. deliver?</w:t>
      </w:r>
      <w:bookmarkEnd w:id="25"/>
      <w:r w:rsidR="00FF4F89">
        <w:t xml:space="preserve"> </w:t>
      </w:r>
    </w:p>
    <w:p w14:paraId="38E72291" w14:textId="1625DD6F" w:rsidR="0030487D" w:rsidRDefault="0030487D" w:rsidP="00312CE5">
      <w:pPr>
        <w:pStyle w:val="Heading3"/>
      </w:pPr>
      <w:bookmarkStart w:id="26" w:name="_Toc459196516"/>
      <w:r>
        <w:t>Archetypes and templates</w:t>
      </w:r>
      <w:bookmarkEnd w:id="26"/>
    </w:p>
    <w:p w14:paraId="0BEAF092" w14:textId="2CDBD550" w:rsidR="00FF4F89" w:rsidRDefault="007B78E7" w:rsidP="0030487D">
      <w:r>
        <w:t xml:space="preserve">freshEHR Clinical Informatics Ltd. undertake to provide the openEHR archetypes and templates required to model the GEL datasets for rare diseases </w:t>
      </w:r>
      <w:r w:rsidR="004A420F">
        <w:t xml:space="preserve">and a small subset of cancer </w:t>
      </w:r>
      <w:r>
        <w:t>as described in the spreadsheet embedded below</w:t>
      </w:r>
      <w:r w:rsidR="00EC4C1D">
        <w:t xml:space="preserve"> (for reference purposes)</w:t>
      </w:r>
      <w:r w:rsidR="004A420F">
        <w:t>.</w:t>
      </w:r>
    </w:p>
    <w:p w14:paraId="0B0DD881" w14:textId="77777777" w:rsidR="007B78E7" w:rsidRDefault="007B78E7" w:rsidP="00FF4F89">
      <w:r>
        <w:object w:dxaOrig="1520" w:dyaOrig="960" w14:anchorId="4814DAD1">
          <v:shape id="_x0000_i1026" type="#_x0000_t75" style="width:76.15pt;height:47.8pt" o:ole="">
            <v:imagedata r:id="rId12" o:title=""/>
          </v:shape>
          <o:OLEObject Type="Embed" ProgID="Excel.Sheet.12" ShapeID="_x0000_i1026" DrawAspect="Icon" ObjectID="_1532958710" r:id="rId13"/>
        </w:object>
      </w:r>
    </w:p>
    <w:p w14:paraId="2C0E5832" w14:textId="54BDE13E" w:rsidR="007B78E7" w:rsidRDefault="007B78E7" w:rsidP="00FF4F89">
      <w:r>
        <w:t xml:space="preserve">This work will involve the use of </w:t>
      </w:r>
      <w:r w:rsidR="00B128F7">
        <w:t xml:space="preserve">both </w:t>
      </w:r>
      <w:r>
        <w:t xml:space="preserve">existing openEHR archetypes </w:t>
      </w:r>
      <w:r w:rsidR="00B128F7">
        <w:t xml:space="preserve">either unchanged or with small modifications (57% of total required archetypes) and the creation of new archetypes and some complex modifications (43% of the total required archetypes). </w:t>
      </w:r>
    </w:p>
    <w:p w14:paraId="63AB2CEB" w14:textId="607FE6D4" w:rsidR="0030487D" w:rsidRDefault="0030487D" w:rsidP="00FF4F89">
      <w:r>
        <w:t>Archetypes will then be aggregated into templates, which form the deliverable for the development work outside the scope of freshEHR Clinical Informatics Ltd. involvement.</w:t>
      </w:r>
    </w:p>
    <w:p w14:paraId="33334997" w14:textId="77777777" w:rsidR="004C0177" w:rsidRPr="00FF4F89" w:rsidRDefault="004C0177" w:rsidP="00FF4F89"/>
    <w:p w14:paraId="3740DB37" w14:textId="341DE827" w:rsidR="00FF4F89" w:rsidRDefault="0030487D" w:rsidP="00FF4F89">
      <w:pPr>
        <w:pStyle w:val="Heading3"/>
      </w:pPr>
      <w:bookmarkStart w:id="27" w:name="_Toc459196517"/>
      <w:r>
        <w:t>Sandbox environment</w:t>
      </w:r>
      <w:bookmarkEnd w:id="27"/>
    </w:p>
    <w:p w14:paraId="7E5179FB" w14:textId="4D26BC93" w:rsidR="00FF4F89" w:rsidRDefault="0030487D" w:rsidP="00FF4F89">
      <w:r>
        <w:t xml:space="preserve">freshEHR Clinical Informatics Ltd. will provide a sandbox </w:t>
      </w:r>
      <w:r w:rsidR="004A420F">
        <w:t xml:space="preserve">openEHR Clinical Data Repository </w:t>
      </w:r>
      <w:r>
        <w:t>environment</w:t>
      </w:r>
      <w:r w:rsidR="004A420F">
        <w:t>, using the Marand Think!Ehr system,</w:t>
      </w:r>
      <w:r>
        <w:t xml:space="preserve"> for testing purposes</w:t>
      </w:r>
      <w:r w:rsidR="00D6511E">
        <w:t xml:space="preserve"> only</w:t>
      </w:r>
      <w:r>
        <w:t xml:space="preserve">. </w:t>
      </w:r>
      <w:r w:rsidR="001D1A42">
        <w:t xml:space="preserve">This will be </w:t>
      </w:r>
      <w:r w:rsidR="00DD5183">
        <w:t>hosted by Operon Ltd</w:t>
      </w:r>
      <w:r w:rsidR="00D6511E">
        <w:t>.</w:t>
      </w:r>
      <w:r w:rsidR="00DD5183">
        <w:t xml:space="preserve"> </w:t>
      </w:r>
      <w:r w:rsidR="004A420F">
        <w:t>This will be incrementally populated with the developed templates, and allow NHGMC and developers an early opportunity to work with the openEHR repository. A small set of sample instance data will be uploaded.</w:t>
      </w:r>
    </w:p>
    <w:p w14:paraId="519AECD0" w14:textId="77777777" w:rsidR="004C0177" w:rsidRPr="00FF4F89" w:rsidRDefault="004C0177" w:rsidP="00FF4F89"/>
    <w:p w14:paraId="3B451EB0" w14:textId="5A2AC037" w:rsidR="00FF4F89" w:rsidRDefault="0030487D" w:rsidP="00FF4F89">
      <w:pPr>
        <w:pStyle w:val="Heading3"/>
      </w:pPr>
      <w:bookmarkStart w:id="28" w:name="_Toc459196518"/>
      <w:r>
        <w:t>Documentation</w:t>
      </w:r>
      <w:bookmarkEnd w:id="28"/>
    </w:p>
    <w:p w14:paraId="3C343AE1" w14:textId="0AD438BE" w:rsidR="00EC4C1D" w:rsidRDefault="000749CE" w:rsidP="004D70CE">
      <w:r>
        <w:t xml:space="preserve">freshEHR Clinical Informatics Ltd. will provide </w:t>
      </w:r>
      <w:r w:rsidR="004D70CE">
        <w:t xml:space="preserve">a detailed dataset to archetype/template map as part of the deliverables. </w:t>
      </w:r>
    </w:p>
    <w:p w14:paraId="15ABAC09" w14:textId="77777777" w:rsidR="004C0177" w:rsidRDefault="004C0177" w:rsidP="004D70CE"/>
    <w:p w14:paraId="05BD6F27" w14:textId="360B1F14" w:rsidR="001733EC" w:rsidRDefault="004D70CE" w:rsidP="00312CE5">
      <w:pPr>
        <w:pStyle w:val="Heading3"/>
      </w:pPr>
      <w:bookmarkStart w:id="29" w:name="_Toc459196519"/>
      <w:r>
        <w:t>Support</w:t>
      </w:r>
      <w:bookmarkEnd w:id="29"/>
      <w:r w:rsidR="001733EC">
        <w:t xml:space="preserve"> </w:t>
      </w:r>
    </w:p>
    <w:p w14:paraId="0893282C" w14:textId="77777777" w:rsidR="000B6DEA" w:rsidRDefault="004D70CE" w:rsidP="001733EC">
      <w:pPr>
        <w:rPr>
          <w:ins w:id="30" w:author="Hildegard Franke" w:date="2016-08-17T16:56:00Z"/>
        </w:rPr>
      </w:pPr>
      <w:r>
        <w:t>freshEHR Clinical Informatics Ltd. will be available to provide support to developers during the implementation of the models.</w:t>
      </w:r>
    </w:p>
    <w:p w14:paraId="4F5DD7C0" w14:textId="5BE83281" w:rsidR="001733EC" w:rsidRDefault="000B6DEA" w:rsidP="001733EC">
      <w:ins w:id="31" w:author="Hildegard Franke" w:date="2016-08-17T16:56:00Z">
        <w:r>
          <w:t xml:space="preserve">We would like to propose </w:t>
        </w:r>
      </w:ins>
      <w:ins w:id="32" w:author="Hildegard Franke" w:date="2016-08-17T16:57:00Z">
        <w:r>
          <w:t xml:space="preserve">one or two days technical training to cover specific technical aspects of openEHR such as AQL (Archetype Query Language), which will ensure that developers are familiar </w:t>
        </w:r>
      </w:ins>
      <w:ins w:id="33" w:author="Hildegard Franke" w:date="2016-08-17T16:58:00Z">
        <w:r>
          <w:t>with</w:t>
        </w:r>
      </w:ins>
      <w:ins w:id="34" w:author="Hildegard Franke" w:date="2016-08-17T16:57:00Z">
        <w:r>
          <w:t xml:space="preserve"> </w:t>
        </w:r>
      </w:ins>
      <w:ins w:id="35" w:author="Hildegard Franke" w:date="2016-08-17T16:58:00Z">
        <w:r>
          <w:t>these aspects.</w:t>
        </w:r>
      </w:ins>
    </w:p>
    <w:p w14:paraId="5820DC76" w14:textId="77777777" w:rsidR="004C0177" w:rsidRPr="00FF4F89" w:rsidRDefault="004C0177" w:rsidP="001733EC"/>
    <w:p w14:paraId="08670C89" w14:textId="6A52B385" w:rsidR="004D70CE" w:rsidRDefault="00E67B1D" w:rsidP="004D70CE">
      <w:pPr>
        <w:pStyle w:val="Heading2"/>
      </w:pPr>
      <w:bookmarkStart w:id="36" w:name="_Toc459196520"/>
      <w:r>
        <w:t>When will we deliver?</w:t>
      </w:r>
      <w:bookmarkEnd w:id="36"/>
    </w:p>
    <w:p w14:paraId="05F6FA54" w14:textId="41751CC5" w:rsidR="004D70CE" w:rsidRDefault="004D70CE" w:rsidP="004D70CE">
      <w:pPr>
        <w:pStyle w:val="Heading3"/>
      </w:pPr>
      <w:bookmarkStart w:id="37" w:name="_Toc459196521"/>
      <w:r>
        <w:t>Overall timescales</w:t>
      </w:r>
      <w:bookmarkEnd w:id="37"/>
    </w:p>
    <w:p w14:paraId="5E2ABD82" w14:textId="65C5503E" w:rsidR="001733EC" w:rsidRDefault="004D70CE" w:rsidP="004D70CE">
      <w:r>
        <w:t>It is envisaged that all required archetypes and templates will be delivered to North Thames Genomic Medicine Centre over a period of</w:t>
      </w:r>
      <w:r w:rsidR="004A420F">
        <w:t xml:space="preserve"> a maximum </w:t>
      </w:r>
      <w:proofErr w:type="gramStart"/>
      <w:r w:rsidR="004A420F">
        <w:t xml:space="preserve">of </w:t>
      </w:r>
      <w:r>
        <w:t xml:space="preserve"> 6</w:t>
      </w:r>
      <w:proofErr w:type="gramEnd"/>
      <w:r>
        <w:t xml:space="preserve"> months. The precise start date is to be confirmed.</w:t>
      </w:r>
    </w:p>
    <w:p w14:paraId="7FB66E2F" w14:textId="77777777" w:rsidR="004C0177" w:rsidRDefault="004C0177" w:rsidP="004D70CE"/>
    <w:p w14:paraId="69808373" w14:textId="71E897F8" w:rsidR="004D70CE" w:rsidRDefault="004D70CE" w:rsidP="004D70CE">
      <w:pPr>
        <w:pStyle w:val="Heading3"/>
      </w:pPr>
      <w:bookmarkStart w:id="38" w:name="_Toc459196522"/>
      <w:r>
        <w:t>Proof of concept</w:t>
      </w:r>
      <w:bookmarkEnd w:id="38"/>
    </w:p>
    <w:p w14:paraId="02C8ACCC" w14:textId="1393DAD3" w:rsidR="001D1A42" w:rsidRDefault="001D1A42" w:rsidP="001D1A42">
      <w:r>
        <w:t xml:space="preserve">We would like to propose an initial Proof of Concept phase which will include a subset of archetypes and templates covering specific aspects of the dataset. </w:t>
      </w:r>
      <w:r w:rsidR="00D6511E">
        <w:t>We propose to cover the following:</w:t>
      </w:r>
    </w:p>
    <w:p w14:paraId="565B9C9B" w14:textId="5762EC50" w:rsidR="00D6511E" w:rsidRDefault="004A420F" w:rsidP="00D6511E">
      <w:pPr>
        <w:pStyle w:val="ListBullet"/>
      </w:pPr>
      <w:r>
        <w:t xml:space="preserve">Clinical </w:t>
      </w:r>
      <w:r w:rsidR="00D6511E">
        <w:t>Genetics</w:t>
      </w:r>
      <w:r>
        <w:t>/ Family Pedigree</w:t>
      </w:r>
    </w:p>
    <w:p w14:paraId="2A3E9570" w14:textId="6DAEF715" w:rsidR="00D6511E" w:rsidRDefault="00D6511E" w:rsidP="00D6511E">
      <w:pPr>
        <w:pStyle w:val="ListBullet"/>
      </w:pPr>
      <w:r>
        <w:t>Imaging</w:t>
      </w:r>
    </w:p>
    <w:p w14:paraId="639F3486" w14:textId="65F8E317" w:rsidR="00D6511E" w:rsidRDefault="00D6511E" w:rsidP="00D6511E">
      <w:pPr>
        <w:pStyle w:val="ListBullet"/>
      </w:pPr>
      <w:r>
        <w:t>Performance measures</w:t>
      </w:r>
    </w:p>
    <w:p w14:paraId="6C49CAE0" w14:textId="0D0BF001" w:rsidR="00D6511E" w:rsidRDefault="00D6511E" w:rsidP="00D6511E">
      <w:pPr>
        <w:pStyle w:val="ListBullet"/>
      </w:pPr>
      <w:r>
        <w:t>Prostate cancer</w:t>
      </w:r>
    </w:p>
    <w:p w14:paraId="182CE2F8" w14:textId="2E6EA15B" w:rsidR="00D6511E" w:rsidRDefault="00D6511E" w:rsidP="00D6511E">
      <w:r>
        <w:t>The Proof of Concept will provide the opportunity to test the approach and refine review and delivery processes, and it is envisaged that this phase will take one month from start date.</w:t>
      </w:r>
    </w:p>
    <w:p w14:paraId="14AE00AE" w14:textId="77777777" w:rsidR="004C0177" w:rsidRDefault="004C0177" w:rsidP="00D6511E"/>
    <w:p w14:paraId="1E031AC6" w14:textId="658032B3" w:rsidR="00D6511E" w:rsidRDefault="00D6511E" w:rsidP="00D6511E">
      <w:pPr>
        <w:pStyle w:val="Heading3"/>
      </w:pPr>
      <w:bookmarkStart w:id="39" w:name="_Toc459196523"/>
      <w:r>
        <w:t>Phased delivery of remaining models</w:t>
      </w:r>
      <w:bookmarkEnd w:id="39"/>
    </w:p>
    <w:p w14:paraId="090D7CFA" w14:textId="0CF9B5AA" w:rsidR="00D6511E" w:rsidRDefault="00D6511E" w:rsidP="00D6511E">
      <w:pPr>
        <w:rPr>
          <w:ins w:id="40" w:author="Hildegard Franke" w:date="2016-08-17T16:59:00Z"/>
        </w:rPr>
      </w:pPr>
      <w:r>
        <w:t>Once the Proof of Concept phase has been concluded, we propose monthly ‘drops’ to deliver the remaining models. The exact size of each ‘drop’ will vary depending on complexity of t</w:t>
      </w:r>
      <w:r w:rsidR="0098637F">
        <w:t>he models included in that drop, and the broad content of each drop will be confirmed during an initial kick-off meeting.</w:t>
      </w:r>
    </w:p>
    <w:p w14:paraId="3D88EC92" w14:textId="77777777" w:rsidR="000B6DEA" w:rsidRDefault="000B6DEA" w:rsidP="00D6511E"/>
    <w:p w14:paraId="7461C038" w14:textId="22AFF0B3" w:rsidR="00312CE5" w:rsidRDefault="00312CE5" w:rsidP="00F0122D">
      <w:pPr>
        <w:pStyle w:val="Heading2"/>
      </w:pPr>
      <w:bookmarkStart w:id="41" w:name="_Toc459196524"/>
      <w:r>
        <w:t>What do we require from North Thames Genomic Medicine Centre?</w:t>
      </w:r>
      <w:bookmarkEnd w:id="41"/>
      <w:r>
        <w:t xml:space="preserve"> </w:t>
      </w:r>
    </w:p>
    <w:p w14:paraId="6666EA77" w14:textId="3E3749BB" w:rsidR="0098637F" w:rsidRDefault="00F0122D" w:rsidP="00312CE5">
      <w:pPr>
        <w:pStyle w:val="Heading3"/>
      </w:pPr>
      <w:bookmarkStart w:id="42" w:name="_Toc459196525"/>
      <w:r>
        <w:t>Access to domain experts / clinicians</w:t>
      </w:r>
      <w:bookmarkEnd w:id="42"/>
    </w:p>
    <w:p w14:paraId="743206AE" w14:textId="2D5A402B" w:rsidR="00F0122D" w:rsidRDefault="00734800" w:rsidP="00F0122D">
      <w:r>
        <w:t xml:space="preserve">Throughout the project </w:t>
      </w:r>
      <w:r w:rsidR="001419F8">
        <w:t xml:space="preserve">lifetime, we will require access to domain experts and clinicians to assist with </w:t>
      </w:r>
      <w:r w:rsidR="00312CE5">
        <w:t xml:space="preserve">clarifications and </w:t>
      </w:r>
      <w:r w:rsidR="001419F8">
        <w:t xml:space="preserve">reviewing the archetypes and templates. We do not propose to go through a formal review process with all the artefacts, but </w:t>
      </w:r>
      <w:r w:rsidR="00E67B1D">
        <w:t xml:space="preserve">input will be required </w:t>
      </w:r>
      <w:r w:rsidR="00312CE5">
        <w:t>at various times.</w:t>
      </w:r>
    </w:p>
    <w:p w14:paraId="62299FE9" w14:textId="5BDF5CA8" w:rsidR="004D70CE" w:rsidRDefault="00312CE5" w:rsidP="004D70CE">
      <w:r>
        <w:t>The following format might be a good starting point, with the option to review during the Proof of Concept phase:</w:t>
      </w:r>
    </w:p>
    <w:p w14:paraId="094FF7BA" w14:textId="50A765B5" w:rsidR="00312CE5" w:rsidRDefault="00312CE5" w:rsidP="00312CE5">
      <w:pPr>
        <w:pStyle w:val="ListBullet"/>
      </w:pPr>
      <w:r>
        <w:t>Email access at all times for quick clarifications.</w:t>
      </w:r>
    </w:p>
    <w:p w14:paraId="6E0DE772" w14:textId="6E3A60FB" w:rsidR="00312CE5" w:rsidRDefault="00312CE5" w:rsidP="00312CE5">
      <w:pPr>
        <w:pStyle w:val="ListBullet"/>
      </w:pPr>
      <w:r>
        <w:t>Weekly remote meetings for more detailed review and clarifications (Skype / GoToMeeting).</w:t>
      </w:r>
    </w:p>
    <w:p w14:paraId="40F5B994" w14:textId="09EE85C9" w:rsidR="00312CE5" w:rsidRDefault="00312CE5" w:rsidP="00312CE5">
      <w:pPr>
        <w:pStyle w:val="ListBullet"/>
      </w:pPr>
      <w:r>
        <w:t>Monthly face-to-face meetings around ‘drops’ of deliv</w:t>
      </w:r>
      <w:r w:rsidR="00CA5265">
        <w:t>erables.</w:t>
      </w:r>
    </w:p>
    <w:p w14:paraId="725CD392" w14:textId="77777777" w:rsidR="004C0177" w:rsidRDefault="004C0177" w:rsidP="004C0177"/>
    <w:p w14:paraId="5BF5FE39" w14:textId="77777777" w:rsidR="00A16971" w:rsidRDefault="00A16971" w:rsidP="00312CE5">
      <w:pPr>
        <w:pStyle w:val="Heading3"/>
      </w:pPr>
      <w:bookmarkStart w:id="43" w:name="_Toc459196526"/>
      <w:r>
        <w:t>Guidance on lab terminology and integration</w:t>
      </w:r>
      <w:bookmarkEnd w:id="43"/>
    </w:p>
    <w:p w14:paraId="3F8AA43B" w14:textId="613A1DB8" w:rsidR="00312CE5" w:rsidRDefault="00A16971" w:rsidP="00A16971">
      <w:r>
        <w:t>There are a number of questions and issues around laboratory results, and these will need to be considered and clarified at an early stage:</w:t>
      </w:r>
    </w:p>
    <w:p w14:paraId="0F162FF2" w14:textId="5DA5412E" w:rsidR="00A16971" w:rsidRDefault="00A16971" w:rsidP="00A16971">
      <w:pPr>
        <w:pStyle w:val="ListBullet"/>
      </w:pPr>
      <w:r>
        <w:t>Which terminology is being used?</w:t>
      </w:r>
    </w:p>
    <w:p w14:paraId="677E138A" w14:textId="52B3454E" w:rsidR="00A16971" w:rsidRDefault="00A16971" w:rsidP="00A16971">
      <w:pPr>
        <w:pStyle w:val="ListBullet"/>
      </w:pPr>
      <w:r>
        <w:t>Is there more than one terminology in different labs?</w:t>
      </w:r>
    </w:p>
    <w:p w14:paraId="0D930EA3" w14:textId="18B429C6" w:rsidR="00A16971" w:rsidRDefault="00A16971" w:rsidP="00A16971">
      <w:pPr>
        <w:pStyle w:val="ListBullet"/>
      </w:pPr>
      <w:r>
        <w:t>Is there a view to start using SNOMED CT?</w:t>
      </w:r>
    </w:p>
    <w:p w14:paraId="6E2D895D" w14:textId="662D24EB" w:rsidR="004C0177" w:rsidRDefault="00A16971" w:rsidP="004C0177">
      <w:pPr>
        <w:pStyle w:val="ListBullet"/>
      </w:pPr>
      <w:r>
        <w:t xml:space="preserve">How will integration with the laboratory systems </w:t>
      </w:r>
      <w:r w:rsidR="00540F3E">
        <w:t>be achieved?</w:t>
      </w:r>
    </w:p>
    <w:p w14:paraId="691E7308" w14:textId="3179806C" w:rsidR="00540F3E" w:rsidRDefault="00540F3E" w:rsidP="00540F3E">
      <w:pPr>
        <w:pStyle w:val="Heading3"/>
      </w:pPr>
      <w:bookmarkStart w:id="44" w:name="_Toc459196527"/>
      <w:r>
        <w:t>Early guidance on Genetic investigations</w:t>
      </w:r>
      <w:bookmarkEnd w:id="44"/>
    </w:p>
    <w:p w14:paraId="5795C424" w14:textId="6058CE35" w:rsidR="00540F3E" w:rsidRDefault="00540F3E" w:rsidP="00540F3E">
      <w:r>
        <w:t>The GEL dataset contains section</w:t>
      </w:r>
      <w:r w:rsidR="004A420F">
        <w:t>s</w:t>
      </w:r>
      <w:r>
        <w:t xml:space="preserve"> on Genetic investigations</w:t>
      </w:r>
      <w:r w:rsidR="004A420F">
        <w:t xml:space="preserve"> and Family Pedigree</w:t>
      </w:r>
      <w:r>
        <w:t>, but there was some discussion around the completeness of th</w:t>
      </w:r>
      <w:r w:rsidR="004A420F">
        <w:t>ose</w:t>
      </w:r>
      <w:r>
        <w:t xml:space="preserve"> section</w:t>
      </w:r>
      <w:r w:rsidR="004A420F">
        <w:t>s from a point-of-care prospective</w:t>
      </w:r>
      <w:r>
        <w:t>. Early clarification will be helpful.</w:t>
      </w:r>
    </w:p>
    <w:p w14:paraId="63FBA267" w14:textId="77777777" w:rsidR="004C0177" w:rsidRDefault="004C0177" w:rsidP="00540F3E"/>
    <w:p w14:paraId="214863E3" w14:textId="77777777" w:rsidR="00540F3E" w:rsidRDefault="00540F3E" w:rsidP="00540F3E">
      <w:pPr>
        <w:pStyle w:val="Heading3"/>
      </w:pPr>
      <w:bookmarkStart w:id="45" w:name="_Toc459196528"/>
      <w:r>
        <w:t>Input on order of deliverables</w:t>
      </w:r>
      <w:bookmarkEnd w:id="45"/>
    </w:p>
    <w:p w14:paraId="24EF53AC" w14:textId="77777777" w:rsidR="00CA5265" w:rsidRDefault="00540F3E" w:rsidP="00540F3E">
      <w:r>
        <w:t xml:space="preserve">Some of the decisions around which sections of the dataset are delivered before others will depend on the complexity of the models, and </w:t>
      </w:r>
      <w:r w:rsidR="00CA5265">
        <w:t>we will make some recommendations. However, we also require some guidance on prioritising some aspects over others.</w:t>
      </w:r>
    </w:p>
    <w:p w14:paraId="1D11546A" w14:textId="0C69C275" w:rsidR="00540F3E" w:rsidRPr="00540F3E" w:rsidRDefault="00540F3E" w:rsidP="00540F3E">
      <w:r>
        <w:t xml:space="preserve"> </w:t>
      </w:r>
    </w:p>
    <w:p w14:paraId="50A3BB81" w14:textId="77777777" w:rsidR="004C0177" w:rsidRDefault="004C0177">
      <w:pPr>
        <w:rPr>
          <w:rFonts w:eastAsiaTheme="majorEastAsia" w:cstheme="majorBidi"/>
          <w:b/>
          <w:bCs/>
          <w:color w:val="487B77" w:themeColor="accent6" w:themeShade="BF"/>
          <w:sz w:val="32"/>
          <w:szCs w:val="32"/>
        </w:rPr>
      </w:pPr>
      <w:r>
        <w:br w:type="page"/>
      </w:r>
    </w:p>
    <w:p w14:paraId="597D0130" w14:textId="47923FBB" w:rsidR="00CA5265" w:rsidRDefault="00CA5265" w:rsidP="00CA5265">
      <w:pPr>
        <w:pStyle w:val="Heading1"/>
      </w:pPr>
      <w:bookmarkStart w:id="46" w:name="_Toc459196529"/>
      <w:r>
        <w:t>Proposed next steps</w:t>
      </w:r>
      <w:bookmarkEnd w:id="46"/>
    </w:p>
    <w:p w14:paraId="424F16F6" w14:textId="77777777" w:rsidR="004C0177" w:rsidRDefault="004C0177" w:rsidP="004C0177">
      <w:pPr>
        <w:pStyle w:val="Heading2"/>
      </w:pPr>
      <w:bookmarkStart w:id="47" w:name="_Toc459196530"/>
      <w:r>
        <w:t>Kick-off meeting</w:t>
      </w:r>
      <w:bookmarkEnd w:id="47"/>
    </w:p>
    <w:p w14:paraId="3E0F8C81" w14:textId="77777777" w:rsidR="004C0177" w:rsidRDefault="004C0177" w:rsidP="004C0177">
      <w:r>
        <w:t>An early kick-off meeting would be helpful to confirm the following:</w:t>
      </w:r>
    </w:p>
    <w:p w14:paraId="078F03A0" w14:textId="77777777" w:rsidR="004C0177" w:rsidRPr="004C0177" w:rsidRDefault="004C0177" w:rsidP="004C0177">
      <w:pPr>
        <w:pStyle w:val="ListBullet"/>
        <w:rPr>
          <w:rFonts w:eastAsiaTheme="majorEastAsia"/>
        </w:rPr>
      </w:pPr>
      <w:r>
        <w:t>Agree scope, deliverables and timescales as laid out in this document.</w:t>
      </w:r>
    </w:p>
    <w:p w14:paraId="0D29B0D0" w14:textId="6CAF3892" w:rsidR="00AB11E8" w:rsidRDefault="004C0177" w:rsidP="004C0177">
      <w:pPr>
        <w:pStyle w:val="ListBullet"/>
        <w:rPr>
          <w:rFonts w:eastAsiaTheme="majorEastAsia"/>
        </w:rPr>
      </w:pPr>
      <w:r>
        <w:t>Clarify issues around content of dataset and integration.</w:t>
      </w:r>
      <w:r w:rsidR="00AB11E8">
        <w:br w:type="page"/>
      </w:r>
    </w:p>
    <w:p w14:paraId="0F529A28" w14:textId="48F90336" w:rsidR="00AB11E8" w:rsidRDefault="00E67B1D" w:rsidP="000D4D99">
      <w:pPr>
        <w:pStyle w:val="Heading6"/>
      </w:pPr>
      <w:bookmarkStart w:id="48" w:name="_Toc459196531"/>
      <w:r>
        <w:t>Appendix A - Tooling</w:t>
      </w:r>
      <w:bookmarkEnd w:id="48"/>
    </w:p>
    <w:p w14:paraId="26237558" w14:textId="77777777" w:rsidR="00E67B1D" w:rsidRDefault="00E67B1D" w:rsidP="00E67B1D">
      <w:pPr>
        <w:rPr>
          <w:ins w:id="49" w:author="Hildegard Franke" w:date="2016-08-17T17:00:00Z"/>
        </w:rPr>
      </w:pPr>
      <w:r>
        <w:t>A number of tools will be used during the modelling process. Please note that this section is largely for information, it is not envisaged that the authoring tools in particular will be used by North Thames Genomic Medicine Centre.</w:t>
      </w:r>
    </w:p>
    <w:p w14:paraId="49EBBFE3" w14:textId="7028DC30" w:rsidR="000B6DEA" w:rsidDel="000B6DEA" w:rsidRDefault="000B6DEA" w:rsidP="00E67B1D">
      <w:pPr>
        <w:rPr>
          <w:del w:id="50" w:author="Hildegard Franke" w:date="2016-08-17T17:03:00Z"/>
        </w:rPr>
      </w:pPr>
      <w:ins w:id="51" w:author="Hildegard Franke" w:date="2016-08-17T17:00:00Z">
        <w:r>
          <w:t>This link provides detailed information</w:t>
        </w:r>
      </w:ins>
      <w:ins w:id="52" w:author="Hildegard Franke" w:date="2016-08-17T17:02:00Z">
        <w:r>
          <w:t xml:space="preserve"> </w:t>
        </w:r>
        <w:r>
          <w:t>for any interested stakeholder</w:t>
        </w:r>
      </w:ins>
      <w:ins w:id="53" w:author="Hildegard Franke" w:date="2016-08-17T17:00:00Z">
        <w:r>
          <w:t xml:space="preserve"> on how to install and configure </w:t>
        </w:r>
      </w:ins>
      <w:ins w:id="54" w:author="Hildegard Franke" w:date="2016-08-17T17:01:00Z">
        <w:r>
          <w:t>the</w:t>
        </w:r>
      </w:ins>
      <w:ins w:id="55" w:author="Hildegard Franke" w:date="2016-08-17T17:00:00Z">
        <w:r>
          <w:t xml:space="preserve"> </w:t>
        </w:r>
      </w:ins>
      <w:ins w:id="56" w:author="Hildegard Franke" w:date="2016-08-17T17:01:00Z">
        <w:r>
          <w:t xml:space="preserve">tools: </w:t>
        </w:r>
      </w:ins>
    </w:p>
    <w:p w14:paraId="191A3A85" w14:textId="7250C6F8" w:rsidR="004C0177" w:rsidRDefault="000B6DEA" w:rsidP="00E67B1D">
      <w:pPr>
        <w:rPr>
          <w:ins w:id="57" w:author="Hildegard Franke" w:date="2016-08-17T17:03:00Z"/>
        </w:rPr>
      </w:pPr>
      <w:ins w:id="58" w:author="Hildegard Franke" w:date="2016-08-17T17:03:00Z">
        <w:r>
          <w:fldChar w:fldCharType="begin"/>
        </w:r>
        <w:r>
          <w:instrText xml:space="preserve"> HYPERLINK "</w:instrText>
        </w:r>
        <w:r w:rsidRPr="000B6DEA">
          <w:instrText>https://github.com/freshehr/openehr_tool_docs</w:instrText>
        </w:r>
        <w:r>
          <w:instrText xml:space="preserve">" </w:instrText>
        </w:r>
        <w:r>
          <w:fldChar w:fldCharType="separate"/>
        </w:r>
        <w:r w:rsidRPr="00176974">
          <w:rPr>
            <w:rStyle w:val="Hyperlink"/>
          </w:rPr>
          <w:t>https://github.com/freshehr/openehr_tool_docs</w:t>
        </w:r>
        <w:r>
          <w:fldChar w:fldCharType="end"/>
        </w:r>
        <w:r>
          <w:t xml:space="preserve"> </w:t>
        </w:r>
      </w:ins>
    </w:p>
    <w:p w14:paraId="1FEE17D9" w14:textId="77777777" w:rsidR="000B6DEA" w:rsidRDefault="000B6DEA" w:rsidP="00E67B1D"/>
    <w:p w14:paraId="3959705C" w14:textId="77777777" w:rsidR="00E67B1D" w:rsidRPr="00E67B1D" w:rsidRDefault="00E67B1D" w:rsidP="00E67B1D">
      <w:pPr>
        <w:pStyle w:val="Heading7"/>
      </w:pPr>
      <w:r w:rsidRPr="00E67B1D">
        <w:t>XMind</w:t>
      </w:r>
    </w:p>
    <w:p w14:paraId="37384686" w14:textId="77777777" w:rsidR="00E67B1D" w:rsidRDefault="00E67B1D" w:rsidP="00E67B1D">
      <w:r>
        <w:t xml:space="preserve">This is a free-to-use mind-mapping tool which can be downloaded from this link </w:t>
      </w:r>
      <w:hyperlink r:id="rId14" w:history="1">
        <w:r w:rsidRPr="00176974">
          <w:rPr>
            <w:rStyle w:val="Hyperlink"/>
          </w:rPr>
          <w:t>www.xmind.net</w:t>
        </w:r>
      </w:hyperlink>
      <w:r>
        <w:t xml:space="preserve">. </w:t>
      </w:r>
    </w:p>
    <w:p w14:paraId="04F65900" w14:textId="77777777" w:rsidR="00E67B1D" w:rsidRDefault="00E67B1D" w:rsidP="00E67B1D">
      <w:r>
        <w:t>We use XMind to map out details of the datasets and corresponding archetypes, and there may be times when these maps will be used in face-to-face and virtual meetings to agree scope and content.</w:t>
      </w:r>
    </w:p>
    <w:p w14:paraId="1E43AF00" w14:textId="77777777" w:rsidR="004C0177" w:rsidRDefault="004C0177" w:rsidP="00E67B1D"/>
    <w:p w14:paraId="79C11210" w14:textId="77777777" w:rsidR="00E67B1D" w:rsidRDefault="00E67B1D" w:rsidP="00312CE5">
      <w:pPr>
        <w:pStyle w:val="Heading7"/>
      </w:pPr>
      <w:r>
        <w:t>openEHR Archetype Editor</w:t>
      </w:r>
    </w:p>
    <w:p w14:paraId="7EDEF16F" w14:textId="77777777" w:rsidR="00E67B1D" w:rsidRDefault="00E67B1D" w:rsidP="00E67B1D">
      <w:r w:rsidRPr="0098637F">
        <w:t>The Archetype Editor facilitates authoring of openEHR clinical and administrative archetypes in ADL 1.4 and XML format.</w:t>
      </w:r>
      <w:r>
        <w:t xml:space="preserve"> It is open-source, free to use and can be downloaded from this link </w:t>
      </w:r>
      <w:hyperlink r:id="rId15" w:history="1">
        <w:r w:rsidRPr="00176974">
          <w:rPr>
            <w:rStyle w:val="Hyperlink"/>
          </w:rPr>
          <w:t>http://www.openehr.org/downloads/archetypeeditor/home</w:t>
        </w:r>
      </w:hyperlink>
      <w:r>
        <w:t>.</w:t>
      </w:r>
    </w:p>
    <w:p w14:paraId="49E138D1" w14:textId="77777777" w:rsidR="00E67B1D" w:rsidRDefault="00E67B1D" w:rsidP="00E67B1D">
      <w:r>
        <w:t>Please note that this tool can only be used with Windows, and it will be used by freshEHR Clinical Informatics to author/modify the required archetypes. It is not envisaged that any of the North Thames Genomic Medicine Centre domain experts / clinicians involved in the project will have to use this tool.</w:t>
      </w:r>
    </w:p>
    <w:p w14:paraId="259D4CB2" w14:textId="77777777" w:rsidR="004C0177" w:rsidRDefault="004C0177" w:rsidP="00E67B1D"/>
    <w:p w14:paraId="604D8FC0" w14:textId="77777777" w:rsidR="00E67B1D" w:rsidRDefault="00E67B1D" w:rsidP="00312CE5">
      <w:pPr>
        <w:pStyle w:val="Heading7"/>
      </w:pPr>
      <w:r>
        <w:t>openEHR Template Designer</w:t>
      </w:r>
    </w:p>
    <w:p w14:paraId="1A90B32F" w14:textId="77777777" w:rsidR="00E67B1D" w:rsidRDefault="00E67B1D" w:rsidP="00E67B1D">
      <w:r>
        <w:t xml:space="preserve">The Template Designer is required to create the openEHR templates. It is a closed source tool designed by Ocean Informatics, but it is free to use and can be downloaded from this link </w:t>
      </w:r>
      <w:hyperlink r:id="rId16" w:history="1">
        <w:r w:rsidRPr="00176974">
          <w:rPr>
            <w:rStyle w:val="Hyperlink"/>
          </w:rPr>
          <w:t>http://www.openehr.org/downloads/modellingtools</w:t>
        </w:r>
      </w:hyperlink>
      <w:r>
        <w:t xml:space="preserve">. </w:t>
      </w:r>
    </w:p>
    <w:p w14:paraId="3C36E445" w14:textId="77777777" w:rsidR="00E67B1D" w:rsidRDefault="00E67B1D" w:rsidP="00E67B1D">
      <w:r>
        <w:t>Please note that this tool can only be used with Windows, and it will be used by freshEHR Clinical Informatics to author/modify the required templates. It is not envisaged that any of the North Thames Genomic Medicine Centre domain experts / clinicians involved in the project will have to use this tool.</w:t>
      </w:r>
    </w:p>
    <w:p w14:paraId="1E941D43" w14:textId="77777777" w:rsidR="004C0177" w:rsidRPr="004241C6" w:rsidRDefault="004C0177" w:rsidP="00E67B1D"/>
    <w:p w14:paraId="20E00EE0" w14:textId="77777777" w:rsidR="00E67B1D" w:rsidRDefault="00E67B1D" w:rsidP="00312CE5">
      <w:pPr>
        <w:pStyle w:val="Heading7"/>
      </w:pPr>
      <w:r>
        <w:t>GitHub</w:t>
      </w:r>
    </w:p>
    <w:p w14:paraId="4EA758C1" w14:textId="77777777" w:rsidR="00E67B1D" w:rsidRDefault="00E67B1D" w:rsidP="00E67B1D">
      <w:r>
        <w:t>A GitHub repository will be set up to store and provide access to all the artefacts and documents used in the project.</w:t>
      </w:r>
    </w:p>
    <w:p w14:paraId="0504B27E" w14:textId="77777777" w:rsidR="00E67B1D" w:rsidRDefault="00E67B1D" w:rsidP="00312CE5">
      <w:pPr>
        <w:pStyle w:val="Heading7"/>
      </w:pPr>
      <w:r>
        <w:t>Clinical Knowledge Manager</w:t>
      </w:r>
    </w:p>
    <w:p w14:paraId="20403F1A" w14:textId="77777777" w:rsidR="00E67B1D" w:rsidRDefault="00E67B1D" w:rsidP="00E67B1D">
      <w:r>
        <w:t>Clinical Knowledge Manager is an online collaborative tool to facilitate the review of archetypes and templates and act as a repository in which international and national archetypes can be viewed and downloaded for use. It is a commercial tool developed and licensed by Ocean Informatics (</w:t>
      </w:r>
      <w:hyperlink r:id="rId17" w:history="1">
        <w:r w:rsidRPr="00176974">
          <w:rPr>
            <w:rStyle w:val="Hyperlink"/>
          </w:rPr>
          <w:t>https://oceaninformatics.com/</w:t>
        </w:r>
      </w:hyperlink>
      <w:r>
        <w:t xml:space="preserve">) . </w:t>
      </w:r>
    </w:p>
    <w:p w14:paraId="5BC18C2E" w14:textId="77777777" w:rsidR="00E67B1D" w:rsidRDefault="00E67B1D" w:rsidP="00E67B1D">
      <w:r>
        <w:t>We would not expect North Thames Genomic Medicine Centre to own an instance of CKM, but it is envisaged that one the UK instances (</w:t>
      </w:r>
      <w:hyperlink r:id="rId18" w:history="1">
        <w:r w:rsidRPr="00176974">
          <w:rPr>
            <w:rStyle w:val="Hyperlink"/>
          </w:rPr>
          <w:t>http://www.clinicalmodels.org.uk/ckm</w:t>
        </w:r>
      </w:hyperlink>
      <w:r>
        <w:t>) will be available at times to facilitate review and discussion. This will require further discussion with the Apperta Foundation (</w:t>
      </w:r>
      <w:hyperlink r:id="rId19" w:history="1">
        <w:r w:rsidRPr="00176974">
          <w:rPr>
            <w:rStyle w:val="Hyperlink"/>
          </w:rPr>
          <w:t>http://www.apperta.org/</w:t>
        </w:r>
      </w:hyperlink>
      <w:r>
        <w:t>) who are funding the UK CKM.</w:t>
      </w:r>
    </w:p>
    <w:p w14:paraId="23A7F360" w14:textId="619CAA5F" w:rsidR="00780280" w:rsidRPr="004241C6" w:rsidRDefault="00780280" w:rsidP="00E67B1D">
      <w:r>
        <w:t>CKM is a very useful tool where we need to get good guidance from a broader range of clinical experts</w:t>
      </w:r>
      <w:r w:rsidR="00CE32A4">
        <w:t>. It will not need to be h</w:t>
      </w:r>
      <w:bookmarkStart w:id="59" w:name="_GoBack"/>
      <w:bookmarkEnd w:id="59"/>
      <w:r w:rsidR="00CE32A4">
        <w:t>eavily used for this project but might be helpful for the genomics and family pedigree work. This will have no cost implications for the project.</w:t>
      </w:r>
    </w:p>
    <w:p w14:paraId="53BC2EDB" w14:textId="74773566" w:rsidR="00AB11E8" w:rsidRPr="00AB11E8" w:rsidRDefault="00AB11E8" w:rsidP="00AB11E8"/>
    <w:p w14:paraId="1CE2AD97" w14:textId="77777777" w:rsidR="001733EC" w:rsidRPr="00FF4F89" w:rsidRDefault="001733EC" w:rsidP="00FF4F89"/>
    <w:sectPr w:rsidR="001733EC" w:rsidRPr="00FF4F89" w:rsidSect="00CA5265">
      <w:headerReference w:type="even" r:id="rId20"/>
      <w:headerReference w:type="default" r:id="rId21"/>
      <w:footerReference w:type="even" r:id="rId22"/>
      <w:footerReference w:type="default" r:id="rId23"/>
      <w:pgSz w:w="11900" w:h="16840"/>
      <w:pgMar w:top="1440" w:right="1440" w:bottom="1440" w:left="1440" w:header="720" w:footer="113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1F48E7" w14:textId="77777777" w:rsidR="00E34C29" w:rsidRDefault="00E34C29" w:rsidP="00B560E0">
      <w:pPr>
        <w:spacing w:after="0" w:line="240" w:lineRule="auto"/>
      </w:pPr>
      <w:r>
        <w:separator/>
      </w:r>
    </w:p>
  </w:endnote>
  <w:endnote w:type="continuationSeparator" w:id="0">
    <w:p w14:paraId="41D682B6" w14:textId="77777777" w:rsidR="00E34C29" w:rsidRDefault="00E34C29" w:rsidP="00B56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entury Gothic">
    <w:panose1 w:val="020B0502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2485F" w14:textId="17EEE1A6" w:rsidR="00CA5265" w:rsidRDefault="00CA5265">
    <w:pPr>
      <w:pStyle w:val="Footer"/>
      <w:rPr>
        <w:sz w:val="18"/>
      </w:rPr>
    </w:pPr>
    <w:r>
      <w:rPr>
        <w:noProof/>
        <w:lang w:val="en-US"/>
      </w:rPr>
      <w:drawing>
        <wp:anchor distT="0" distB="0" distL="114300" distR="114300" simplePos="0" relativeHeight="251667456" behindDoc="0" locked="0" layoutInCell="1" allowOverlap="1" wp14:anchorId="3C5CA362" wp14:editId="11C1D528">
          <wp:simplePos x="0" y="0"/>
          <wp:positionH relativeFrom="column">
            <wp:posOffset>-41910</wp:posOffset>
          </wp:positionH>
          <wp:positionV relativeFrom="paragraph">
            <wp:posOffset>110011</wp:posOffset>
          </wp:positionV>
          <wp:extent cx="794385" cy="5321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Pr>
        <w:noProof/>
        <w:sz w:val="18"/>
        <w:lang w:val="en-US"/>
      </w:rPr>
      <mc:AlternateContent>
        <mc:Choice Requires="wps">
          <w:drawing>
            <wp:anchor distT="0" distB="0" distL="114300" distR="114300" simplePos="0" relativeHeight="251661312" behindDoc="0" locked="0" layoutInCell="1" allowOverlap="1" wp14:anchorId="6C7644A4" wp14:editId="35773EC1">
              <wp:simplePos x="0" y="0"/>
              <wp:positionH relativeFrom="column">
                <wp:posOffset>-42660</wp:posOffset>
              </wp:positionH>
              <wp:positionV relativeFrom="paragraph">
                <wp:posOffset>75659</wp:posOffset>
              </wp:positionV>
              <wp:extent cx="5868525" cy="3118"/>
              <wp:effectExtent l="0" t="0" r="50165" b="48260"/>
              <wp:wrapNone/>
              <wp:docPr id="8" name="Straight Connector 8"/>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B9FBE7" id="Straight Connector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pt,5.95pt" to="458.75pt,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" strokecolor="#30514f [1609]" strokeweight=".5pt"/>
          </w:pict>
        </mc:Fallback>
      </mc:AlternateContent>
    </w:r>
    <w:r w:rsidR="00C750B2">
      <w:rPr>
        <w:sz w:val="18"/>
      </w:rPr>
      <w:tab/>
    </w:r>
  </w:p>
  <w:p w14:paraId="488CE1D1" w14:textId="600DC04B" w:rsidR="00CA5265" w:rsidRDefault="00CA5265">
    <w:pPr>
      <w:pStyle w:val="Footer"/>
      <w:rPr>
        <w:sz w:val="18"/>
      </w:rPr>
    </w:pPr>
    <w:r>
      <w:rPr>
        <w:noProof/>
        <w:lang w:val="en-US"/>
      </w:rPr>
      <w:drawing>
        <wp:anchor distT="0" distB="0" distL="114300" distR="114300" simplePos="0" relativeHeight="251668480" behindDoc="0" locked="0" layoutInCell="1" allowOverlap="1" wp14:anchorId="6CF849B7" wp14:editId="0CA3BC07">
          <wp:simplePos x="0" y="0"/>
          <wp:positionH relativeFrom="column">
            <wp:posOffset>4842510</wp:posOffset>
          </wp:positionH>
          <wp:positionV relativeFrom="paragraph">
            <wp:posOffset>46990</wp:posOffset>
          </wp:positionV>
          <wp:extent cx="953770" cy="344805"/>
          <wp:effectExtent l="0" t="0" r="11430" b="10795"/>
          <wp:wrapNone/>
          <wp:docPr id="10" name="Picture 10"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peron%20Logo%207.12.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3770"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2C37C" w14:textId="7014910E" w:rsidR="00A978C6" w:rsidRDefault="00CA5265">
    <w:pPr>
      <w:pStyle w:val="Footer"/>
      <w:rPr>
        <w:sz w:val="18"/>
      </w:rPr>
    </w:pPr>
    <w:r>
      <w:rPr>
        <w:sz w:val="18"/>
      </w:rPr>
      <w:tab/>
    </w:r>
    <w:r w:rsidR="00A978C6" w:rsidRPr="00A978C6">
      <w:rPr>
        <w:sz w:val="18"/>
      </w:rPr>
      <w:t xml:space="preserve">Page </w:t>
    </w:r>
    <w:r w:rsidR="00A978C6" w:rsidRPr="00A978C6">
      <w:rPr>
        <w:sz w:val="18"/>
      </w:rPr>
      <w:fldChar w:fldCharType="begin"/>
    </w:r>
    <w:r w:rsidR="00A978C6" w:rsidRPr="00A978C6">
      <w:rPr>
        <w:sz w:val="18"/>
      </w:rPr>
      <w:instrText xml:space="preserve"> PAGE </w:instrText>
    </w:r>
    <w:r w:rsidR="00A978C6" w:rsidRPr="00A978C6">
      <w:rPr>
        <w:sz w:val="18"/>
      </w:rPr>
      <w:fldChar w:fldCharType="separate"/>
    </w:r>
    <w:r w:rsidR="000B6DEA">
      <w:rPr>
        <w:noProof/>
        <w:sz w:val="18"/>
      </w:rPr>
      <w:t>8</w:t>
    </w:r>
    <w:r w:rsidR="00A978C6" w:rsidRPr="00A978C6">
      <w:rPr>
        <w:sz w:val="18"/>
      </w:rPr>
      <w:fldChar w:fldCharType="end"/>
    </w:r>
    <w:r w:rsidR="00A978C6" w:rsidRPr="00A978C6">
      <w:rPr>
        <w:sz w:val="18"/>
      </w:rPr>
      <w:t xml:space="preserve"> of </w:t>
    </w:r>
    <w:r w:rsidR="00A978C6" w:rsidRPr="00A978C6">
      <w:rPr>
        <w:sz w:val="18"/>
      </w:rPr>
      <w:fldChar w:fldCharType="begin"/>
    </w:r>
    <w:r w:rsidR="00A978C6" w:rsidRPr="00A978C6">
      <w:rPr>
        <w:sz w:val="18"/>
      </w:rPr>
      <w:instrText xml:space="preserve"> NUMPAGES </w:instrText>
    </w:r>
    <w:r w:rsidR="00A978C6" w:rsidRPr="00A978C6">
      <w:rPr>
        <w:sz w:val="18"/>
      </w:rPr>
      <w:fldChar w:fldCharType="separate"/>
    </w:r>
    <w:r w:rsidR="000B6DEA">
      <w:rPr>
        <w:noProof/>
        <w:sz w:val="18"/>
      </w:rPr>
      <w:t>9</w:t>
    </w:r>
    <w:r w:rsidR="00A978C6" w:rsidRPr="00A978C6">
      <w:rPr>
        <w:sz w:val="18"/>
      </w:rPr>
      <w:fldChar w:fldCharType="end"/>
    </w:r>
  </w:p>
  <w:p w14:paraId="3B335AFA" w14:textId="42269DE4" w:rsidR="00C750B2" w:rsidRPr="00A978C6" w:rsidRDefault="00C750B2">
    <w:pPr>
      <w:pStyle w:val="Footer"/>
      <w:rPr>
        <w:sz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B9BEE" w14:textId="5A310AD5" w:rsidR="00B17243" w:rsidRDefault="00CA5265">
    <w:pPr>
      <w:pStyle w:val="Footer"/>
      <w:rPr>
        <w:sz w:val="18"/>
      </w:rPr>
    </w:pPr>
    <w:r>
      <w:rPr>
        <w:noProof/>
        <w:lang w:val="en-US"/>
      </w:rPr>
      <w:drawing>
        <wp:anchor distT="0" distB="0" distL="114300" distR="114300" simplePos="0" relativeHeight="251672576" behindDoc="0" locked="0" layoutInCell="1" allowOverlap="1" wp14:anchorId="03D310A0" wp14:editId="548C19ED">
          <wp:simplePos x="0" y="0"/>
          <wp:positionH relativeFrom="column">
            <wp:posOffset>5051425</wp:posOffset>
          </wp:positionH>
          <wp:positionV relativeFrom="paragraph">
            <wp:posOffset>144145</wp:posOffset>
          </wp:positionV>
          <wp:extent cx="794385" cy="5321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Pr>
        <w:noProof/>
        <w:sz w:val="18"/>
        <w:lang w:val="en-US"/>
      </w:rPr>
      <mc:AlternateContent>
        <mc:Choice Requires="wps">
          <w:drawing>
            <wp:anchor distT="0" distB="0" distL="114300" distR="114300" simplePos="0" relativeHeight="251663360" behindDoc="0" locked="0" layoutInCell="1" allowOverlap="1" wp14:anchorId="7E7D8D32" wp14:editId="1F1A434C">
              <wp:simplePos x="0" y="0"/>
              <wp:positionH relativeFrom="column">
                <wp:posOffset>27190</wp:posOffset>
              </wp:positionH>
              <wp:positionV relativeFrom="paragraph">
                <wp:posOffset>104869</wp:posOffset>
              </wp:positionV>
              <wp:extent cx="5868525" cy="3118"/>
              <wp:effectExtent l="0" t="0" r="50165" b="48260"/>
              <wp:wrapNone/>
              <wp:docPr id="9" name="Straight Connector 9"/>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FD9D2C"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pt,8.25pt" to="464.25pt,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" strokecolor="#30514f [1609]" strokeweight=".5pt"/>
          </w:pict>
        </mc:Fallback>
      </mc:AlternateContent>
    </w:r>
    <w:r w:rsidR="00B17243">
      <w:rPr>
        <w:sz w:val="18"/>
      </w:rPr>
      <w:tab/>
    </w:r>
  </w:p>
  <w:p w14:paraId="271638A6" w14:textId="719C765C" w:rsidR="00CA5265" w:rsidRDefault="00CA5265">
    <w:pPr>
      <w:pStyle w:val="Footer"/>
      <w:rPr>
        <w:sz w:val="18"/>
      </w:rPr>
    </w:pPr>
    <w:r>
      <w:rPr>
        <w:noProof/>
        <w:lang w:val="en-US"/>
      </w:rPr>
      <w:drawing>
        <wp:anchor distT="0" distB="0" distL="114300" distR="114300" simplePos="0" relativeHeight="251670528" behindDoc="0" locked="0" layoutInCell="1" allowOverlap="1" wp14:anchorId="4CFBC1A2" wp14:editId="12216F4A">
          <wp:simplePos x="0" y="0"/>
          <wp:positionH relativeFrom="column">
            <wp:posOffset>29585</wp:posOffset>
          </wp:positionH>
          <wp:positionV relativeFrom="paragraph">
            <wp:posOffset>80676</wp:posOffset>
          </wp:positionV>
          <wp:extent cx="953770" cy="344805"/>
          <wp:effectExtent l="0" t="0" r="11430" b="10795"/>
          <wp:wrapNone/>
          <wp:docPr id="11" name="Picture 11" descr="../../../../../Downloads/Operon%20Logo%20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peron%20Logo%207.12.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3770"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17243">
      <w:rPr>
        <w:sz w:val="18"/>
      </w:rPr>
      <w:tab/>
    </w:r>
  </w:p>
  <w:p w14:paraId="5FEF4BAA" w14:textId="6E024B95" w:rsidR="009C154A" w:rsidRDefault="00CA5265">
    <w:pPr>
      <w:pStyle w:val="Footer"/>
      <w:rPr>
        <w:sz w:val="18"/>
      </w:rPr>
    </w:pPr>
    <w:r>
      <w:rPr>
        <w:sz w:val="18"/>
      </w:rPr>
      <w:tab/>
    </w:r>
    <w:r w:rsidR="009C154A" w:rsidRPr="00A978C6">
      <w:rPr>
        <w:sz w:val="18"/>
      </w:rPr>
      <w:t xml:space="preserve">Page </w:t>
    </w:r>
    <w:r w:rsidR="009C154A" w:rsidRPr="00A978C6">
      <w:rPr>
        <w:sz w:val="18"/>
      </w:rPr>
      <w:fldChar w:fldCharType="begin"/>
    </w:r>
    <w:r w:rsidR="009C154A" w:rsidRPr="00A978C6">
      <w:rPr>
        <w:sz w:val="18"/>
      </w:rPr>
      <w:instrText xml:space="preserve"> PAGE </w:instrText>
    </w:r>
    <w:r w:rsidR="009C154A" w:rsidRPr="00A978C6">
      <w:rPr>
        <w:sz w:val="18"/>
      </w:rPr>
      <w:fldChar w:fldCharType="separate"/>
    </w:r>
    <w:r w:rsidR="000B6DEA">
      <w:rPr>
        <w:noProof/>
        <w:sz w:val="18"/>
      </w:rPr>
      <w:t>9</w:t>
    </w:r>
    <w:r w:rsidR="009C154A" w:rsidRPr="00A978C6">
      <w:rPr>
        <w:sz w:val="18"/>
      </w:rPr>
      <w:fldChar w:fldCharType="end"/>
    </w:r>
    <w:r w:rsidR="009C154A" w:rsidRPr="00A978C6">
      <w:rPr>
        <w:sz w:val="18"/>
      </w:rPr>
      <w:t xml:space="preserve"> of </w:t>
    </w:r>
    <w:r w:rsidR="009C154A" w:rsidRPr="00A978C6">
      <w:rPr>
        <w:sz w:val="18"/>
      </w:rPr>
      <w:fldChar w:fldCharType="begin"/>
    </w:r>
    <w:r w:rsidR="009C154A" w:rsidRPr="00A978C6">
      <w:rPr>
        <w:sz w:val="18"/>
      </w:rPr>
      <w:instrText xml:space="preserve"> NUMPAGES </w:instrText>
    </w:r>
    <w:r w:rsidR="009C154A" w:rsidRPr="00A978C6">
      <w:rPr>
        <w:sz w:val="18"/>
      </w:rPr>
      <w:fldChar w:fldCharType="separate"/>
    </w:r>
    <w:r w:rsidR="000B6DEA">
      <w:rPr>
        <w:noProof/>
        <w:sz w:val="18"/>
      </w:rPr>
      <w:t>9</w:t>
    </w:r>
    <w:r w:rsidR="009C154A" w:rsidRPr="00A978C6">
      <w:rPr>
        <w:sz w:val="18"/>
      </w:rPr>
      <w:fldChar w:fldCharType="end"/>
    </w:r>
    <w:r w:rsidR="00B17243">
      <w:rPr>
        <w:sz w:val="18"/>
      </w:rPr>
      <w:tab/>
    </w:r>
  </w:p>
  <w:p w14:paraId="75D31CA7" w14:textId="77777777" w:rsidR="00B17243" w:rsidRDefault="00B172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67134" w14:textId="77777777" w:rsidR="00E34C29" w:rsidRDefault="00E34C29" w:rsidP="00B560E0">
      <w:pPr>
        <w:spacing w:after="0" w:line="240" w:lineRule="auto"/>
      </w:pPr>
      <w:r>
        <w:separator/>
      </w:r>
    </w:p>
  </w:footnote>
  <w:footnote w:type="continuationSeparator" w:id="0">
    <w:p w14:paraId="468BA3FA" w14:textId="77777777" w:rsidR="00E34C29" w:rsidRDefault="00E34C29" w:rsidP="00B560E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0F00" w14:textId="382FF423" w:rsidR="00C750B2" w:rsidRDefault="00B17243" w:rsidP="00C750B2">
    <w:pPr>
      <w:pStyle w:val="Header"/>
      <w:jc w:val="both"/>
      <w:rPr>
        <w:noProof/>
      </w:rPr>
    </w:pPr>
    <w:r>
      <w:tab/>
    </w:r>
    <w:r>
      <w:tab/>
    </w:r>
    <w:r w:rsidR="00E34C29">
      <w:fldChar w:fldCharType="begin"/>
    </w:r>
    <w:r w:rsidR="00E34C29">
      <w:instrText xml:space="preserve"> STYLEREF  Title  \* MERGEFORMAT </w:instrText>
    </w:r>
    <w:r w:rsidR="00E34C29">
      <w:fldChar w:fldCharType="separate"/>
    </w:r>
    <w:r w:rsidR="000B6DEA">
      <w:rPr>
        <w:noProof/>
      </w:rPr>
      <w:t>Modelling and Mapping GEL Dataset</w:t>
    </w:r>
    <w:r w:rsidR="00E34C29">
      <w:rPr>
        <w:noProof/>
      </w:rPr>
      <w:fldChar w:fldCharType="end"/>
    </w:r>
  </w:p>
  <w:p w14:paraId="3D11E26C" w14:textId="1F7B73AC" w:rsidR="00A978C6" w:rsidRDefault="00A978C6" w:rsidP="00A978C6">
    <w:pPr>
      <w:pStyle w:val="Header"/>
    </w:pPr>
    <w:r>
      <w:rPr>
        <w:noProof/>
        <w:lang w:val="en-US"/>
      </w:rPr>
      <mc:AlternateContent>
        <mc:Choice Requires="wps">
          <w:drawing>
            <wp:anchor distT="0" distB="0" distL="114300" distR="114300" simplePos="0" relativeHeight="251660288" behindDoc="0" locked="0" layoutInCell="1" allowOverlap="1" wp14:anchorId="0A7ED589" wp14:editId="575834C5">
              <wp:simplePos x="0" y="0"/>
              <wp:positionH relativeFrom="column">
                <wp:posOffset>23640</wp:posOffset>
              </wp:positionH>
              <wp:positionV relativeFrom="paragraph">
                <wp:posOffset>62702</wp:posOffset>
              </wp:positionV>
              <wp:extent cx="5727700" cy="0"/>
              <wp:effectExtent l="0" t="0" r="12700" b="25400"/>
              <wp:wrapNone/>
              <wp:docPr id="7" name="Straight Connector 7"/>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AFFB5" id="Straight_x0020_Connector_x0020_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4.95pt" to="452.85pt,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" strokecolor="#30514f [1609]" strokeweight=".5p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BBDF6" w14:textId="7584F318" w:rsidR="00C46A30" w:rsidRDefault="00E34C29" w:rsidP="00A978C6">
    <w:pPr>
      <w:pStyle w:val="Header"/>
    </w:pPr>
    <w:r>
      <w:fldChar w:fldCharType="begin"/>
    </w:r>
    <w:r>
      <w:instrText xml:space="preserve"> STYLEREF  Title  \* MERGEFORMAT </w:instrText>
    </w:r>
    <w:r>
      <w:fldChar w:fldCharType="separate"/>
    </w:r>
    <w:r w:rsidR="000B6DEA">
      <w:rPr>
        <w:noProof/>
      </w:rPr>
      <w:t>Modelling and Mapping GEL Dataset</w:t>
    </w:r>
    <w:r>
      <w:rPr>
        <w:noProof/>
      </w:rPr>
      <w:fldChar w:fldCharType="end"/>
    </w:r>
    <w:r w:rsidR="00C46A30">
      <w:tab/>
    </w:r>
    <w:r w:rsidR="00C46A30">
      <w:tab/>
    </w:r>
  </w:p>
  <w:p w14:paraId="15D0B824" w14:textId="33F333A9" w:rsidR="00A978C6" w:rsidRDefault="00223022" w:rsidP="00A978C6">
    <w:pPr>
      <w:pStyle w:val="Header"/>
    </w:pPr>
    <w:r>
      <w:rPr>
        <w:noProof/>
        <w:lang w:val="en-US"/>
      </w:rPr>
      <mc:AlternateContent>
        <mc:Choice Requires="wps">
          <w:drawing>
            <wp:anchor distT="0" distB="0" distL="114300" distR="114300" simplePos="0" relativeHeight="251665408" behindDoc="0" locked="0" layoutInCell="1" allowOverlap="1" wp14:anchorId="1411BAAE" wp14:editId="073373DA">
              <wp:simplePos x="0" y="0"/>
              <wp:positionH relativeFrom="column">
                <wp:posOffset>0</wp:posOffset>
              </wp:positionH>
              <wp:positionV relativeFrom="paragraph">
                <wp:posOffset>0</wp:posOffset>
              </wp:positionV>
              <wp:extent cx="57277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CCB88" id="Straight_x0020_Connector_x0020_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5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" strokecolor="#30514f [1609]" strokeweight=".5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60654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0BE318C"/>
    <w:lvl w:ilvl="0">
      <w:start w:val="1"/>
      <w:numFmt w:val="decimal"/>
      <w:lvlText w:val="%1."/>
      <w:lvlJc w:val="left"/>
      <w:pPr>
        <w:tabs>
          <w:tab w:val="num" w:pos="1800"/>
        </w:tabs>
        <w:ind w:left="1800" w:hanging="360"/>
      </w:pPr>
    </w:lvl>
  </w:abstractNum>
  <w:abstractNum w:abstractNumId="2">
    <w:nsid w:val="FFFFFF7D"/>
    <w:multiLevelType w:val="singleLevel"/>
    <w:tmpl w:val="2C344872"/>
    <w:lvl w:ilvl="0">
      <w:start w:val="1"/>
      <w:numFmt w:val="decimal"/>
      <w:lvlText w:val="%1."/>
      <w:lvlJc w:val="left"/>
      <w:pPr>
        <w:tabs>
          <w:tab w:val="num" w:pos="1440"/>
        </w:tabs>
        <w:ind w:left="1440" w:hanging="360"/>
      </w:pPr>
    </w:lvl>
  </w:abstractNum>
  <w:abstractNum w:abstractNumId="3">
    <w:nsid w:val="FFFFFF7E"/>
    <w:multiLevelType w:val="singleLevel"/>
    <w:tmpl w:val="452E6DEC"/>
    <w:lvl w:ilvl="0">
      <w:start w:val="1"/>
      <w:numFmt w:val="decimal"/>
      <w:lvlText w:val="%1."/>
      <w:lvlJc w:val="left"/>
      <w:pPr>
        <w:tabs>
          <w:tab w:val="num" w:pos="1080"/>
        </w:tabs>
        <w:ind w:left="1080" w:hanging="360"/>
      </w:pPr>
    </w:lvl>
  </w:abstractNum>
  <w:abstractNum w:abstractNumId="4">
    <w:nsid w:val="FFFFFF7F"/>
    <w:multiLevelType w:val="singleLevel"/>
    <w:tmpl w:val="8EB2E41A"/>
    <w:lvl w:ilvl="0">
      <w:start w:val="1"/>
      <w:numFmt w:val="decimal"/>
      <w:lvlText w:val="%1."/>
      <w:lvlJc w:val="left"/>
      <w:pPr>
        <w:tabs>
          <w:tab w:val="num" w:pos="720"/>
        </w:tabs>
        <w:ind w:left="720" w:hanging="360"/>
      </w:pPr>
    </w:lvl>
  </w:abstractNum>
  <w:abstractNum w:abstractNumId="5">
    <w:nsid w:val="FFFFFF80"/>
    <w:multiLevelType w:val="singleLevel"/>
    <w:tmpl w:val="B692B6E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00275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F70EE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C32754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66AD2EE"/>
    <w:lvl w:ilvl="0">
      <w:start w:val="1"/>
      <w:numFmt w:val="decimal"/>
      <w:lvlText w:val="%1."/>
      <w:lvlJc w:val="left"/>
      <w:pPr>
        <w:tabs>
          <w:tab w:val="num" w:pos="360"/>
        </w:tabs>
        <w:ind w:left="360" w:hanging="360"/>
      </w:pPr>
    </w:lvl>
  </w:abstractNum>
  <w:abstractNum w:abstractNumId="10">
    <w:nsid w:val="FFFFFF89"/>
    <w:multiLevelType w:val="singleLevel"/>
    <w:tmpl w:val="2E9C947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52D2C19"/>
    <w:multiLevelType w:val="multilevel"/>
    <w:tmpl w:val="1F9E3E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48277F1"/>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nsid w:val="1EF26C06"/>
    <w:multiLevelType w:val="hybridMultilevel"/>
    <w:tmpl w:val="045A7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D27D2F"/>
    <w:multiLevelType w:val="multilevel"/>
    <w:tmpl w:val="B9E65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E9278F"/>
    <w:multiLevelType w:val="multilevel"/>
    <w:tmpl w:val="435211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3CA15EE"/>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nsid w:val="34A269D2"/>
    <w:multiLevelType w:val="multilevel"/>
    <w:tmpl w:val="3AE605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4E0475"/>
    <w:multiLevelType w:val="hybridMultilevel"/>
    <w:tmpl w:val="4352113E"/>
    <w:lvl w:ilvl="0" w:tplc="C0E47A96">
      <w:start w:val="1"/>
      <w:numFmt w:val="upp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7A736E"/>
    <w:multiLevelType w:val="multilevel"/>
    <w:tmpl w:val="1E0AC1F8"/>
    <w:lvl w:ilvl="0">
      <w:start w:val="1"/>
      <w:numFmt w:val="none"/>
      <w:lvlText w:val=""/>
      <w:lvlJc w:val="left"/>
      <w:pPr>
        <w:tabs>
          <w:tab w:val="num" w:pos="0"/>
        </w:tabs>
        <w:ind w:left="0" w:firstLine="0"/>
      </w:pPr>
      <w:rPr>
        <w:rFonts w:hint="default"/>
      </w:rPr>
    </w:lvl>
    <w:lvl w:ilvl="1">
      <w:start w:val="1"/>
      <w:numFmt w:val="decimal"/>
      <w:lvlText w:val="%2."/>
      <w:lvlJc w:val="left"/>
      <w:pPr>
        <w:tabs>
          <w:tab w:val="num" w:pos="397"/>
        </w:tabs>
        <w:ind w:left="397" w:hanging="397"/>
      </w:pPr>
      <w:rPr>
        <w:rFonts w:ascii="Verdana" w:hAnsi="Verdana" w:hint="default"/>
        <w:b w:val="0"/>
        <w:i w:val="0"/>
        <w:sz w:val="20"/>
      </w:rPr>
    </w:lvl>
    <w:lvl w:ilvl="2">
      <w:start w:val="1"/>
      <w:numFmt w:val="lowerLetter"/>
      <w:lvlText w:val="%3)"/>
      <w:lvlJc w:val="left"/>
      <w:pPr>
        <w:tabs>
          <w:tab w:val="num" w:pos="794"/>
        </w:tabs>
        <w:ind w:left="794" w:hanging="397"/>
      </w:pPr>
      <w:rPr>
        <w:rFonts w:ascii="Verdana" w:hAnsi="Verdana" w:hint="default"/>
        <w:b w:val="0"/>
        <w:i w:val="0"/>
        <w:sz w:val="20"/>
      </w:rPr>
    </w:lvl>
    <w:lvl w:ilvl="3">
      <w:start w:val="1"/>
      <w:numFmt w:val="lowerRoman"/>
      <w:lvlText w:val="(%4)"/>
      <w:lvlJc w:val="left"/>
      <w:pPr>
        <w:tabs>
          <w:tab w:val="num" w:pos="794"/>
        </w:tabs>
        <w:ind w:left="1191" w:hanging="397"/>
      </w:pPr>
      <w:rPr>
        <w:rFonts w:ascii="Verdana" w:hAnsi="Verdana" w:hint="default"/>
        <w:b w:val="0"/>
        <w:i w:val="0"/>
        <w:sz w:val="2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20">
    <w:nsid w:val="40D61404"/>
    <w:multiLevelType w:val="multilevel"/>
    <w:tmpl w:val="86FAAE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3113838"/>
    <w:multiLevelType w:val="hybridMultilevel"/>
    <w:tmpl w:val="045A7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5E7CCB"/>
    <w:multiLevelType w:val="multilevel"/>
    <w:tmpl w:val="5ADE4D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0"/>
  </w:num>
  <w:num w:numId="16">
    <w:abstractNumId w:val="17"/>
  </w:num>
  <w:num w:numId="17">
    <w:abstractNumId w:val="16"/>
  </w:num>
  <w:num w:numId="18">
    <w:abstractNumId w:val="12"/>
  </w:num>
  <w:num w:numId="19">
    <w:abstractNumId w:val="22"/>
  </w:num>
  <w:num w:numId="20">
    <w:abstractNumId w:val="14"/>
  </w:num>
  <w:num w:numId="21">
    <w:abstractNumId w:val="18"/>
  </w:num>
  <w:num w:numId="22">
    <w:abstractNumId w:val="21"/>
  </w:num>
  <w:num w:numId="23">
    <w:abstractNumId w:val="1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131078" w:nlCheck="1" w:checkStyle="0"/>
  <w:activeWritingStyle w:appName="MSWord" w:lang="en-GB" w:vendorID="64" w:dllVersion="131078"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evenAndOddHeaders/>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E0"/>
    <w:rsid w:val="00005020"/>
    <w:rsid w:val="00034EFF"/>
    <w:rsid w:val="00061D67"/>
    <w:rsid w:val="000749CE"/>
    <w:rsid w:val="000B6DEA"/>
    <w:rsid w:val="000D4D99"/>
    <w:rsid w:val="000F2381"/>
    <w:rsid w:val="00105BA0"/>
    <w:rsid w:val="001419F8"/>
    <w:rsid w:val="00164C7F"/>
    <w:rsid w:val="001733EC"/>
    <w:rsid w:val="001750D0"/>
    <w:rsid w:val="00175704"/>
    <w:rsid w:val="001D1A42"/>
    <w:rsid w:val="00223022"/>
    <w:rsid w:val="002426C5"/>
    <w:rsid w:val="00242D5C"/>
    <w:rsid w:val="0030487D"/>
    <w:rsid w:val="00310B1D"/>
    <w:rsid w:val="00312CE5"/>
    <w:rsid w:val="003B3855"/>
    <w:rsid w:val="003C489A"/>
    <w:rsid w:val="003E14E6"/>
    <w:rsid w:val="003F755F"/>
    <w:rsid w:val="00417A0A"/>
    <w:rsid w:val="004241C6"/>
    <w:rsid w:val="00481546"/>
    <w:rsid w:val="004A420F"/>
    <w:rsid w:val="004C0177"/>
    <w:rsid w:val="004D70CE"/>
    <w:rsid w:val="00507290"/>
    <w:rsid w:val="00540F3E"/>
    <w:rsid w:val="00596AF5"/>
    <w:rsid w:val="005A1108"/>
    <w:rsid w:val="005F16CA"/>
    <w:rsid w:val="00604D1F"/>
    <w:rsid w:val="00636CE3"/>
    <w:rsid w:val="006E0C85"/>
    <w:rsid w:val="006F1B49"/>
    <w:rsid w:val="00734800"/>
    <w:rsid w:val="00780280"/>
    <w:rsid w:val="007908CD"/>
    <w:rsid w:val="0079786F"/>
    <w:rsid w:val="007B78E7"/>
    <w:rsid w:val="007C0598"/>
    <w:rsid w:val="007F1FAF"/>
    <w:rsid w:val="00853972"/>
    <w:rsid w:val="00896355"/>
    <w:rsid w:val="0098637F"/>
    <w:rsid w:val="009B1088"/>
    <w:rsid w:val="009C154A"/>
    <w:rsid w:val="009E479B"/>
    <w:rsid w:val="009F3394"/>
    <w:rsid w:val="009F46BB"/>
    <w:rsid w:val="00A16971"/>
    <w:rsid w:val="00A978C6"/>
    <w:rsid w:val="00AB11E8"/>
    <w:rsid w:val="00B128F7"/>
    <w:rsid w:val="00B13755"/>
    <w:rsid w:val="00B17243"/>
    <w:rsid w:val="00B27197"/>
    <w:rsid w:val="00B560E0"/>
    <w:rsid w:val="00B9169D"/>
    <w:rsid w:val="00C37F70"/>
    <w:rsid w:val="00C46A30"/>
    <w:rsid w:val="00C53DC6"/>
    <w:rsid w:val="00C571DE"/>
    <w:rsid w:val="00C7069E"/>
    <w:rsid w:val="00C750B2"/>
    <w:rsid w:val="00CA5265"/>
    <w:rsid w:val="00CC253F"/>
    <w:rsid w:val="00CE32A4"/>
    <w:rsid w:val="00D6511E"/>
    <w:rsid w:val="00DD5183"/>
    <w:rsid w:val="00E34C29"/>
    <w:rsid w:val="00E67B1D"/>
    <w:rsid w:val="00E93F11"/>
    <w:rsid w:val="00E975C0"/>
    <w:rsid w:val="00EB374E"/>
    <w:rsid w:val="00EC4C1D"/>
    <w:rsid w:val="00EE4AA1"/>
    <w:rsid w:val="00F0122D"/>
    <w:rsid w:val="00F60BE8"/>
    <w:rsid w:val="00FF4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DD8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7"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750D0"/>
    <w:rPr>
      <w:rFonts w:ascii="Calibri" w:hAnsi="Calibri"/>
      <w:color w:val="305250" w:themeColor="accent6" w:themeShade="80"/>
      <w:lang w:val="en-GB"/>
    </w:rPr>
  </w:style>
  <w:style w:type="paragraph" w:styleId="Heading1">
    <w:name w:val="heading 1"/>
    <w:basedOn w:val="Normal"/>
    <w:next w:val="Normal"/>
    <w:link w:val="Heading1Char"/>
    <w:uiPriority w:val="9"/>
    <w:qFormat/>
    <w:rsid w:val="00EC4C1D"/>
    <w:pPr>
      <w:keepNext/>
      <w:keepLines/>
      <w:numPr>
        <w:numId w:val="15"/>
      </w:numPr>
      <w:spacing w:before="240" w:after="120" w:line="240" w:lineRule="auto"/>
      <w:outlineLvl w:val="0"/>
    </w:pPr>
    <w:rPr>
      <w:rFonts w:eastAsiaTheme="majorEastAsia" w:cstheme="majorBidi"/>
      <w:b/>
      <w:bCs/>
      <w:color w:val="487B77" w:themeColor="accent6" w:themeShade="BF"/>
      <w:sz w:val="32"/>
      <w:szCs w:val="32"/>
    </w:rPr>
  </w:style>
  <w:style w:type="paragraph" w:styleId="Heading2">
    <w:name w:val="heading 2"/>
    <w:basedOn w:val="Heading1"/>
    <w:next w:val="Normal"/>
    <w:link w:val="Heading2Char"/>
    <w:uiPriority w:val="9"/>
    <w:unhideWhenUsed/>
    <w:qFormat/>
    <w:rsid w:val="00EC4C1D"/>
    <w:pPr>
      <w:numPr>
        <w:ilvl w:val="1"/>
      </w:numPr>
      <w:spacing w:before="120"/>
      <w:outlineLvl w:val="1"/>
    </w:pPr>
    <w:rPr>
      <w:bCs w:val="0"/>
      <w:sz w:val="28"/>
      <w:szCs w:val="28"/>
    </w:rPr>
  </w:style>
  <w:style w:type="paragraph" w:styleId="Heading3">
    <w:name w:val="heading 3"/>
    <w:basedOn w:val="Heading2"/>
    <w:next w:val="Normal"/>
    <w:link w:val="Heading3Char"/>
    <w:uiPriority w:val="9"/>
    <w:unhideWhenUsed/>
    <w:qFormat/>
    <w:rsid w:val="000D4D99"/>
    <w:pPr>
      <w:numPr>
        <w:ilvl w:val="2"/>
      </w:numPr>
      <w:outlineLvl w:val="2"/>
    </w:pPr>
    <w:rPr>
      <w:bCs/>
      <w:sz w:val="24"/>
    </w:rPr>
  </w:style>
  <w:style w:type="paragraph" w:styleId="Heading4">
    <w:name w:val="heading 4"/>
    <w:basedOn w:val="Normal"/>
    <w:next w:val="Normal"/>
    <w:link w:val="Heading4Char"/>
    <w:uiPriority w:val="9"/>
    <w:semiHidden/>
    <w:unhideWhenUsed/>
    <w:qFormat/>
    <w:rsid w:val="00B560E0"/>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semiHidden/>
    <w:unhideWhenUsed/>
    <w:qFormat/>
    <w:rsid w:val="00B560E0"/>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unhideWhenUsed/>
    <w:qFormat/>
    <w:rsid w:val="000D4D99"/>
    <w:pPr>
      <w:keepNext/>
      <w:keepLines/>
      <w:pageBreakBefore/>
      <w:numPr>
        <w:numId w:val="21"/>
      </w:numPr>
      <w:spacing w:before="240" w:after="120"/>
      <w:ind w:left="360"/>
      <w:outlineLvl w:val="5"/>
    </w:pPr>
    <w:rPr>
      <w:rFonts w:eastAsiaTheme="majorEastAsia" w:cstheme="majorBidi"/>
      <w:b/>
      <w:iCs/>
      <w:color w:val="0D5571" w:themeColor="accent1" w:themeShade="7F"/>
      <w:sz w:val="32"/>
    </w:rPr>
  </w:style>
  <w:style w:type="paragraph" w:styleId="Heading7">
    <w:name w:val="heading 7"/>
    <w:basedOn w:val="Heading2"/>
    <w:next w:val="Normal"/>
    <w:link w:val="Heading7Char"/>
    <w:uiPriority w:val="9"/>
    <w:unhideWhenUsed/>
    <w:qFormat/>
    <w:rsid w:val="00312CE5"/>
    <w:pPr>
      <w:numPr>
        <w:ilvl w:val="0"/>
        <w:numId w:val="0"/>
      </w:numPr>
      <w:outlineLvl w:val="6"/>
    </w:pPr>
    <w:rPr>
      <w:iCs/>
    </w:rPr>
  </w:style>
  <w:style w:type="paragraph" w:styleId="Heading8">
    <w:name w:val="heading 8"/>
    <w:basedOn w:val="Normal"/>
    <w:next w:val="Normal"/>
    <w:link w:val="Heading8Char"/>
    <w:uiPriority w:val="9"/>
    <w:semiHidden/>
    <w:unhideWhenUsed/>
    <w:qFormat/>
    <w:rsid w:val="00B560E0"/>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B560E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C1D"/>
    <w:rPr>
      <w:rFonts w:ascii="Calibri" w:eastAsiaTheme="majorEastAsia" w:hAnsi="Calibri" w:cstheme="majorBidi"/>
      <w:b/>
      <w:bCs/>
      <w:color w:val="487B77" w:themeColor="accent6" w:themeShade="BF"/>
      <w:sz w:val="32"/>
      <w:szCs w:val="32"/>
      <w:lang w:val="en-GB"/>
    </w:rPr>
  </w:style>
  <w:style w:type="character" w:customStyle="1" w:styleId="Heading2Char">
    <w:name w:val="Heading 2 Char"/>
    <w:basedOn w:val="DefaultParagraphFont"/>
    <w:link w:val="Heading2"/>
    <w:uiPriority w:val="9"/>
    <w:rsid w:val="00EC4C1D"/>
    <w:rPr>
      <w:rFonts w:ascii="Calibri" w:eastAsiaTheme="majorEastAsia" w:hAnsi="Calibri" w:cstheme="majorBidi"/>
      <w:b/>
      <w:color w:val="487B77" w:themeColor="accent6" w:themeShade="BF"/>
      <w:sz w:val="28"/>
      <w:szCs w:val="28"/>
      <w:lang w:val="en-GB"/>
    </w:rPr>
  </w:style>
  <w:style w:type="character" w:customStyle="1" w:styleId="Heading3Char">
    <w:name w:val="Heading 3 Char"/>
    <w:basedOn w:val="DefaultParagraphFont"/>
    <w:link w:val="Heading3"/>
    <w:uiPriority w:val="9"/>
    <w:rsid w:val="000D4D99"/>
    <w:rPr>
      <w:rFonts w:ascii="Calibri" w:eastAsiaTheme="majorEastAsia" w:hAnsi="Calibri" w:cstheme="majorBidi"/>
      <w:bCs/>
      <w:color w:val="305250" w:themeColor="accent6" w:themeShade="80"/>
      <w:sz w:val="24"/>
      <w:szCs w:val="28"/>
      <w:lang w:val="en-GB"/>
    </w:rPr>
  </w:style>
  <w:style w:type="character" w:customStyle="1" w:styleId="Heading4Char">
    <w:name w:val="Heading 4 Char"/>
    <w:basedOn w:val="DefaultParagraphFont"/>
    <w:link w:val="Heading4"/>
    <w:uiPriority w:val="9"/>
    <w:semiHidden/>
    <w:rsid w:val="00B560E0"/>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semiHidden/>
    <w:rsid w:val="00B560E0"/>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rsid w:val="000D4D99"/>
    <w:rPr>
      <w:rFonts w:ascii="Calibri" w:eastAsiaTheme="majorEastAsia" w:hAnsi="Calibri" w:cstheme="majorBidi"/>
      <w:b/>
      <w:iCs/>
      <w:color w:val="0D5571" w:themeColor="accent1" w:themeShade="7F"/>
      <w:sz w:val="32"/>
      <w:lang w:val="en-GB"/>
    </w:rPr>
  </w:style>
  <w:style w:type="character" w:customStyle="1" w:styleId="Heading7Char">
    <w:name w:val="Heading 7 Char"/>
    <w:basedOn w:val="DefaultParagraphFont"/>
    <w:link w:val="Heading7"/>
    <w:uiPriority w:val="9"/>
    <w:rsid w:val="00312CE5"/>
    <w:rPr>
      <w:rFonts w:ascii="Calibri" w:eastAsiaTheme="majorEastAsia" w:hAnsi="Calibri" w:cstheme="majorBidi"/>
      <w:b/>
      <w:iCs/>
      <w:color w:val="487B77" w:themeColor="accent6" w:themeShade="BF"/>
      <w:sz w:val="28"/>
      <w:szCs w:val="28"/>
      <w:lang w:val="en-GB"/>
    </w:rPr>
  </w:style>
  <w:style w:type="character" w:customStyle="1" w:styleId="Heading8Char">
    <w:name w:val="Heading 8 Char"/>
    <w:basedOn w:val="DefaultParagraphFont"/>
    <w:link w:val="Heading8"/>
    <w:uiPriority w:val="9"/>
    <w:semiHidden/>
    <w:rsid w:val="00B560E0"/>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B560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560E0"/>
    <w:pPr>
      <w:spacing w:line="240" w:lineRule="auto"/>
    </w:pPr>
    <w:rPr>
      <w:b/>
      <w:bCs/>
      <w:color w:val="1CADE4" w:themeColor="accent1"/>
      <w:sz w:val="18"/>
      <w:szCs w:val="18"/>
    </w:rPr>
  </w:style>
  <w:style w:type="paragraph" w:styleId="Title">
    <w:name w:val="Title"/>
    <w:basedOn w:val="Normal"/>
    <w:next w:val="Normal"/>
    <w:link w:val="TitleChar"/>
    <w:uiPriority w:val="10"/>
    <w:qFormat/>
    <w:rsid w:val="001750D0"/>
    <w:pPr>
      <w:spacing w:before="1200" w:after="300" w:line="240" w:lineRule="auto"/>
      <w:contextualSpacing/>
      <w:jc w:val="center"/>
    </w:pPr>
    <w:rPr>
      <w:rFonts w:eastAsiaTheme="majorEastAsia" w:cstheme="majorBidi"/>
      <w:b/>
      <w:spacing w:val="5"/>
      <w:kern w:val="28"/>
      <w:sz w:val="52"/>
      <w:szCs w:val="144"/>
    </w:rPr>
  </w:style>
  <w:style w:type="character" w:customStyle="1" w:styleId="TitleChar">
    <w:name w:val="Title Char"/>
    <w:basedOn w:val="DefaultParagraphFont"/>
    <w:link w:val="Title"/>
    <w:uiPriority w:val="10"/>
    <w:rsid w:val="001750D0"/>
    <w:rPr>
      <w:rFonts w:ascii="Calibri" w:eastAsiaTheme="majorEastAsia" w:hAnsi="Calibri" w:cstheme="majorBidi"/>
      <w:b/>
      <w:color w:val="305250" w:themeColor="accent6" w:themeShade="80"/>
      <w:spacing w:val="5"/>
      <w:kern w:val="28"/>
      <w:sz w:val="52"/>
      <w:szCs w:val="144"/>
      <w:lang w:val="en-GB"/>
    </w:rPr>
  </w:style>
  <w:style w:type="paragraph" w:styleId="Subtitle">
    <w:name w:val="Subtitle"/>
    <w:basedOn w:val="Normal"/>
    <w:next w:val="Normal"/>
    <w:link w:val="SubtitleChar"/>
    <w:uiPriority w:val="11"/>
    <w:qFormat/>
    <w:rsid w:val="001750D0"/>
    <w:pPr>
      <w:numPr>
        <w:ilvl w:val="1"/>
      </w:numPr>
      <w:jc w:val="center"/>
    </w:pPr>
    <w:rPr>
      <w:rFonts w:eastAsiaTheme="majorEastAsia" w:cstheme="majorBidi"/>
      <w:b/>
      <w:iCs/>
      <w:color w:val="487B77" w:themeColor="accent6" w:themeShade="BF"/>
      <w:spacing w:val="15"/>
      <w:sz w:val="44"/>
      <w:szCs w:val="96"/>
    </w:rPr>
  </w:style>
  <w:style w:type="character" w:customStyle="1" w:styleId="SubtitleChar">
    <w:name w:val="Subtitle Char"/>
    <w:basedOn w:val="DefaultParagraphFont"/>
    <w:link w:val="Subtitle"/>
    <w:uiPriority w:val="11"/>
    <w:rsid w:val="001750D0"/>
    <w:rPr>
      <w:rFonts w:ascii="Calibri" w:eastAsiaTheme="majorEastAsia" w:hAnsi="Calibri" w:cstheme="majorBidi"/>
      <w:b/>
      <w:iCs/>
      <w:color w:val="487B77" w:themeColor="accent6" w:themeShade="BF"/>
      <w:spacing w:val="15"/>
      <w:sz w:val="44"/>
      <w:szCs w:val="96"/>
    </w:rPr>
  </w:style>
  <w:style w:type="character" w:styleId="Strong">
    <w:name w:val="Strong"/>
    <w:basedOn w:val="DefaultParagraphFont"/>
    <w:uiPriority w:val="22"/>
    <w:qFormat/>
    <w:rsid w:val="00B560E0"/>
    <w:rPr>
      <w:b/>
      <w:bCs/>
    </w:rPr>
  </w:style>
  <w:style w:type="character" w:styleId="Emphasis">
    <w:name w:val="Emphasis"/>
    <w:basedOn w:val="DefaultParagraphFont"/>
    <w:uiPriority w:val="14"/>
    <w:qFormat/>
    <w:rsid w:val="00B560E0"/>
    <w:rPr>
      <w:i/>
      <w:iCs/>
    </w:rPr>
  </w:style>
  <w:style w:type="paragraph" w:styleId="NoSpacing">
    <w:name w:val="No Spacing"/>
    <w:uiPriority w:val="1"/>
    <w:qFormat/>
    <w:rsid w:val="00B560E0"/>
    <w:pPr>
      <w:spacing w:after="0" w:line="240" w:lineRule="auto"/>
    </w:pPr>
  </w:style>
  <w:style w:type="paragraph" w:styleId="ListParagraph">
    <w:name w:val="List Paragraph"/>
    <w:basedOn w:val="Normal"/>
    <w:uiPriority w:val="34"/>
    <w:qFormat/>
    <w:rsid w:val="00B560E0"/>
    <w:pPr>
      <w:ind w:left="720"/>
      <w:contextualSpacing/>
    </w:pPr>
  </w:style>
  <w:style w:type="paragraph" w:styleId="Quote">
    <w:name w:val="Quote"/>
    <w:basedOn w:val="Normal"/>
    <w:next w:val="Normal"/>
    <w:link w:val="QuoteChar"/>
    <w:uiPriority w:val="29"/>
    <w:qFormat/>
    <w:rsid w:val="00B560E0"/>
    <w:rPr>
      <w:i/>
      <w:iCs/>
      <w:color w:val="000000" w:themeColor="text1"/>
    </w:rPr>
  </w:style>
  <w:style w:type="character" w:customStyle="1" w:styleId="QuoteChar">
    <w:name w:val="Quote Char"/>
    <w:basedOn w:val="DefaultParagraphFont"/>
    <w:link w:val="Quote"/>
    <w:uiPriority w:val="29"/>
    <w:rsid w:val="00B560E0"/>
    <w:rPr>
      <w:i/>
      <w:iCs/>
      <w:color w:val="000000" w:themeColor="text1"/>
    </w:rPr>
  </w:style>
  <w:style w:type="paragraph" w:styleId="IntenseQuote">
    <w:name w:val="Intense Quote"/>
    <w:basedOn w:val="Normal"/>
    <w:next w:val="Normal"/>
    <w:link w:val="IntenseQuoteChar"/>
    <w:uiPriority w:val="30"/>
    <w:qFormat/>
    <w:rsid w:val="00B560E0"/>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B560E0"/>
    <w:rPr>
      <w:b/>
      <w:bCs/>
      <w:i/>
      <w:iCs/>
      <w:color w:val="1CADE4" w:themeColor="accent1"/>
    </w:rPr>
  </w:style>
  <w:style w:type="character" w:styleId="SubtleEmphasis">
    <w:name w:val="Subtle Emphasis"/>
    <w:basedOn w:val="DefaultParagraphFont"/>
    <w:uiPriority w:val="19"/>
    <w:qFormat/>
    <w:rsid w:val="00B560E0"/>
    <w:rPr>
      <w:i/>
      <w:iCs/>
      <w:color w:val="808080" w:themeColor="text1" w:themeTint="7F"/>
    </w:rPr>
  </w:style>
  <w:style w:type="character" w:styleId="IntenseEmphasis">
    <w:name w:val="Intense Emphasis"/>
    <w:basedOn w:val="DefaultParagraphFont"/>
    <w:uiPriority w:val="21"/>
    <w:qFormat/>
    <w:rsid w:val="00B560E0"/>
    <w:rPr>
      <w:b/>
      <w:bCs/>
      <w:i/>
      <w:iCs/>
      <w:color w:val="1CADE4" w:themeColor="accent1"/>
    </w:rPr>
  </w:style>
  <w:style w:type="character" w:styleId="SubtleReference">
    <w:name w:val="Subtle Reference"/>
    <w:basedOn w:val="DefaultParagraphFont"/>
    <w:uiPriority w:val="31"/>
    <w:qFormat/>
    <w:rsid w:val="00B560E0"/>
    <w:rPr>
      <w:smallCaps/>
      <w:color w:val="2683C6" w:themeColor="accent2"/>
      <w:u w:val="single"/>
    </w:rPr>
  </w:style>
  <w:style w:type="character" w:styleId="IntenseReference">
    <w:name w:val="Intense Reference"/>
    <w:basedOn w:val="DefaultParagraphFont"/>
    <w:uiPriority w:val="32"/>
    <w:qFormat/>
    <w:rsid w:val="00B560E0"/>
    <w:rPr>
      <w:b/>
      <w:bCs/>
      <w:smallCaps/>
      <w:color w:val="2683C6" w:themeColor="accent2"/>
      <w:spacing w:val="5"/>
      <w:u w:val="single"/>
    </w:rPr>
  </w:style>
  <w:style w:type="character" w:styleId="BookTitle">
    <w:name w:val="Book Title"/>
    <w:basedOn w:val="DefaultParagraphFont"/>
    <w:uiPriority w:val="33"/>
    <w:qFormat/>
    <w:rsid w:val="00B560E0"/>
    <w:rPr>
      <w:b/>
      <w:bCs/>
      <w:smallCaps/>
      <w:spacing w:val="5"/>
    </w:rPr>
  </w:style>
  <w:style w:type="paragraph" w:styleId="TOCHeading">
    <w:name w:val="TOC Heading"/>
    <w:basedOn w:val="Heading1"/>
    <w:next w:val="Normal"/>
    <w:uiPriority w:val="39"/>
    <w:unhideWhenUsed/>
    <w:qFormat/>
    <w:rsid w:val="000D4D99"/>
    <w:pPr>
      <w:numPr>
        <w:numId w:val="0"/>
      </w:numPr>
      <w:outlineLvl w:val="9"/>
    </w:pPr>
  </w:style>
  <w:style w:type="paragraph" w:styleId="Header">
    <w:name w:val="header"/>
    <w:basedOn w:val="Normal"/>
    <w:link w:val="HeaderChar"/>
    <w:uiPriority w:val="17"/>
    <w:unhideWhenUsed/>
    <w:rsid w:val="00B560E0"/>
    <w:pPr>
      <w:tabs>
        <w:tab w:val="center" w:pos="4513"/>
        <w:tab w:val="right" w:pos="9026"/>
      </w:tabs>
      <w:spacing w:after="0" w:line="240" w:lineRule="auto"/>
    </w:pPr>
  </w:style>
  <w:style w:type="character" w:customStyle="1" w:styleId="HeaderChar">
    <w:name w:val="Header Char"/>
    <w:basedOn w:val="DefaultParagraphFont"/>
    <w:link w:val="Header"/>
    <w:uiPriority w:val="17"/>
    <w:rsid w:val="00B560E0"/>
  </w:style>
  <w:style w:type="paragraph" w:styleId="Footer">
    <w:name w:val="footer"/>
    <w:basedOn w:val="Normal"/>
    <w:link w:val="FooterChar"/>
    <w:uiPriority w:val="99"/>
    <w:unhideWhenUsed/>
    <w:rsid w:val="00B560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0E0"/>
  </w:style>
  <w:style w:type="paragraph" w:styleId="ListNumber">
    <w:name w:val="List Number"/>
    <w:basedOn w:val="List"/>
    <w:rsid w:val="00896355"/>
    <w:pPr>
      <w:tabs>
        <w:tab w:val="num" w:pos="720"/>
      </w:tabs>
      <w:spacing w:before="60" w:after="60" w:line="240" w:lineRule="auto"/>
      <w:ind w:left="1080"/>
      <w:contextualSpacing w:val="0"/>
    </w:pPr>
    <w:rPr>
      <w:rFonts w:ascii="Verdana" w:eastAsia="Times New Roman" w:hAnsi="Verdana" w:cs="Arial"/>
      <w:color w:val="auto"/>
      <w:sz w:val="20"/>
      <w:szCs w:val="20"/>
    </w:rPr>
  </w:style>
  <w:style w:type="paragraph" w:styleId="BodyText">
    <w:name w:val="Body Text"/>
    <w:basedOn w:val="Normal"/>
    <w:link w:val="BodyTextChar"/>
    <w:unhideWhenUsed/>
    <w:rsid w:val="003F755F"/>
    <w:pPr>
      <w:spacing w:after="120"/>
    </w:pPr>
  </w:style>
  <w:style w:type="character" w:customStyle="1" w:styleId="BodyTextChar">
    <w:name w:val="Body Text Char"/>
    <w:basedOn w:val="DefaultParagraphFont"/>
    <w:link w:val="BodyText"/>
    <w:uiPriority w:val="99"/>
    <w:rsid w:val="003F755F"/>
  </w:style>
  <w:style w:type="paragraph" w:styleId="ListNumber2">
    <w:name w:val="List Number 2"/>
    <w:basedOn w:val="List"/>
    <w:rsid w:val="00896355"/>
    <w:pPr>
      <w:tabs>
        <w:tab w:val="num" w:pos="1440"/>
      </w:tabs>
      <w:spacing w:before="60" w:after="60" w:line="240" w:lineRule="auto"/>
      <w:ind w:left="1800"/>
      <w:contextualSpacing w:val="0"/>
    </w:pPr>
    <w:rPr>
      <w:rFonts w:ascii="Verdana" w:eastAsia="Times New Roman" w:hAnsi="Verdana" w:cs="Arial"/>
      <w:color w:val="auto"/>
      <w:sz w:val="20"/>
      <w:szCs w:val="20"/>
    </w:rPr>
  </w:style>
  <w:style w:type="paragraph" w:styleId="ListNumber3">
    <w:name w:val="List Number 3"/>
    <w:basedOn w:val="List"/>
    <w:rsid w:val="00896355"/>
    <w:pPr>
      <w:tabs>
        <w:tab w:val="num" w:pos="2160"/>
      </w:tabs>
      <w:spacing w:before="60" w:after="60" w:line="240" w:lineRule="auto"/>
      <w:ind w:left="2520"/>
      <w:contextualSpacing w:val="0"/>
    </w:pPr>
    <w:rPr>
      <w:rFonts w:ascii="Verdana" w:eastAsia="Times New Roman" w:hAnsi="Verdana" w:cs="Arial"/>
      <w:color w:val="auto"/>
      <w:sz w:val="20"/>
      <w:szCs w:val="20"/>
    </w:rPr>
  </w:style>
  <w:style w:type="paragraph" w:styleId="List">
    <w:name w:val="List"/>
    <w:basedOn w:val="Normal"/>
    <w:uiPriority w:val="99"/>
    <w:unhideWhenUsed/>
    <w:qFormat/>
    <w:rsid w:val="00896355"/>
    <w:pPr>
      <w:ind w:left="360" w:hanging="360"/>
      <w:contextualSpacing/>
    </w:pPr>
  </w:style>
  <w:style w:type="paragraph" w:styleId="DocumentMap">
    <w:name w:val="Document Map"/>
    <w:basedOn w:val="Normal"/>
    <w:link w:val="DocumentMapChar"/>
    <w:uiPriority w:val="99"/>
    <w:semiHidden/>
    <w:unhideWhenUsed/>
    <w:rsid w:val="00A978C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978C6"/>
    <w:rPr>
      <w:rFonts w:ascii="Times New Roman" w:hAnsi="Times New Roman" w:cs="Times New Roman"/>
      <w:color w:val="305250" w:themeColor="accent6" w:themeShade="80"/>
      <w:sz w:val="24"/>
      <w:szCs w:val="24"/>
      <w:lang w:val="en-GB"/>
    </w:rPr>
  </w:style>
  <w:style w:type="character" w:styleId="Hyperlink">
    <w:name w:val="Hyperlink"/>
    <w:basedOn w:val="DefaultParagraphFont"/>
    <w:uiPriority w:val="99"/>
    <w:unhideWhenUsed/>
    <w:qFormat/>
    <w:rsid w:val="009C154A"/>
    <w:rPr>
      <w:color w:val="F49100" w:themeColor="hyperlink"/>
      <w:u w:val="single"/>
    </w:rPr>
  </w:style>
  <w:style w:type="paragraph" w:styleId="TOC1">
    <w:name w:val="toc 1"/>
    <w:basedOn w:val="Normal"/>
    <w:next w:val="Normal"/>
    <w:autoRedefine/>
    <w:uiPriority w:val="39"/>
    <w:unhideWhenUsed/>
    <w:rsid w:val="00596AF5"/>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596AF5"/>
    <w:pPr>
      <w:spacing w:after="0"/>
      <w:ind w:left="220"/>
    </w:pPr>
    <w:rPr>
      <w:rFonts w:asciiTheme="minorHAnsi" w:hAnsiTheme="minorHAnsi"/>
      <w:b/>
    </w:rPr>
  </w:style>
  <w:style w:type="paragraph" w:styleId="TOC3">
    <w:name w:val="toc 3"/>
    <w:basedOn w:val="Normal"/>
    <w:next w:val="Normal"/>
    <w:autoRedefine/>
    <w:uiPriority w:val="39"/>
    <w:unhideWhenUsed/>
    <w:rsid w:val="00596AF5"/>
    <w:pPr>
      <w:spacing w:after="0"/>
      <w:ind w:left="440"/>
    </w:pPr>
    <w:rPr>
      <w:rFonts w:asciiTheme="minorHAnsi" w:hAnsiTheme="minorHAnsi"/>
    </w:rPr>
  </w:style>
  <w:style w:type="paragraph" w:styleId="TOC4">
    <w:name w:val="toc 4"/>
    <w:basedOn w:val="Normal"/>
    <w:next w:val="Normal"/>
    <w:autoRedefine/>
    <w:uiPriority w:val="39"/>
    <w:unhideWhenUsed/>
    <w:rsid w:val="00596AF5"/>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596AF5"/>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169D"/>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596AF5"/>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596AF5"/>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596AF5"/>
    <w:pPr>
      <w:spacing w:after="0"/>
      <w:ind w:left="1760"/>
    </w:pPr>
    <w:rPr>
      <w:rFonts w:asciiTheme="minorHAnsi" w:hAnsiTheme="minorHAnsi"/>
      <w:sz w:val="20"/>
      <w:szCs w:val="20"/>
    </w:rPr>
  </w:style>
  <w:style w:type="table" w:styleId="TableGrid">
    <w:name w:val="Table Grid"/>
    <w:basedOn w:val="TableNormal"/>
    <w:uiPriority w:val="39"/>
    <w:rsid w:val="00223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7B78E7"/>
    <w:pPr>
      <w:numPr>
        <w:numId w:val="11"/>
      </w:numPr>
      <w:contextualSpacing/>
    </w:pPr>
  </w:style>
  <w:style w:type="character" w:styleId="FollowedHyperlink">
    <w:name w:val="FollowedHyperlink"/>
    <w:basedOn w:val="DefaultParagraphFont"/>
    <w:uiPriority w:val="99"/>
    <w:semiHidden/>
    <w:unhideWhenUsed/>
    <w:rsid w:val="009F46BB"/>
    <w:rPr>
      <w:color w:val="739D9B" w:themeColor="followedHyperlink"/>
      <w:u w:val="single"/>
    </w:rPr>
  </w:style>
  <w:style w:type="character" w:styleId="CommentReference">
    <w:name w:val="annotation reference"/>
    <w:basedOn w:val="DefaultParagraphFont"/>
    <w:uiPriority w:val="99"/>
    <w:semiHidden/>
    <w:unhideWhenUsed/>
    <w:rsid w:val="00853972"/>
    <w:rPr>
      <w:sz w:val="18"/>
      <w:szCs w:val="18"/>
    </w:rPr>
  </w:style>
  <w:style w:type="paragraph" w:styleId="CommentText">
    <w:name w:val="annotation text"/>
    <w:basedOn w:val="Normal"/>
    <w:link w:val="CommentTextChar"/>
    <w:uiPriority w:val="99"/>
    <w:semiHidden/>
    <w:unhideWhenUsed/>
    <w:rsid w:val="00853972"/>
    <w:pPr>
      <w:spacing w:line="240" w:lineRule="auto"/>
    </w:pPr>
    <w:rPr>
      <w:sz w:val="24"/>
      <w:szCs w:val="24"/>
    </w:rPr>
  </w:style>
  <w:style w:type="character" w:customStyle="1" w:styleId="CommentTextChar">
    <w:name w:val="Comment Text Char"/>
    <w:basedOn w:val="DefaultParagraphFont"/>
    <w:link w:val="CommentText"/>
    <w:uiPriority w:val="99"/>
    <w:semiHidden/>
    <w:rsid w:val="00853972"/>
    <w:rPr>
      <w:rFonts w:ascii="Calibri" w:hAnsi="Calibri"/>
      <w:color w:val="305250" w:themeColor="accent6" w:themeShade="80"/>
      <w:sz w:val="24"/>
      <w:szCs w:val="24"/>
      <w:lang w:val="en-GB"/>
    </w:rPr>
  </w:style>
  <w:style w:type="paragraph" w:styleId="CommentSubject">
    <w:name w:val="annotation subject"/>
    <w:basedOn w:val="CommentText"/>
    <w:next w:val="CommentText"/>
    <w:link w:val="CommentSubjectChar"/>
    <w:uiPriority w:val="99"/>
    <w:semiHidden/>
    <w:unhideWhenUsed/>
    <w:rsid w:val="00853972"/>
    <w:rPr>
      <w:b/>
      <w:bCs/>
      <w:sz w:val="20"/>
      <w:szCs w:val="20"/>
    </w:rPr>
  </w:style>
  <w:style w:type="character" w:customStyle="1" w:styleId="CommentSubjectChar">
    <w:name w:val="Comment Subject Char"/>
    <w:basedOn w:val="CommentTextChar"/>
    <w:link w:val="CommentSubject"/>
    <w:uiPriority w:val="99"/>
    <w:semiHidden/>
    <w:rsid w:val="00853972"/>
    <w:rPr>
      <w:rFonts w:ascii="Calibri" w:hAnsi="Calibri"/>
      <w:b/>
      <w:bCs/>
      <w:color w:val="305250" w:themeColor="accent6" w:themeShade="80"/>
      <w:sz w:val="20"/>
      <w:szCs w:val="20"/>
      <w:lang w:val="en-GB"/>
    </w:rPr>
  </w:style>
  <w:style w:type="paragraph" w:styleId="BalloonText">
    <w:name w:val="Balloon Text"/>
    <w:basedOn w:val="Normal"/>
    <w:link w:val="BalloonTextChar"/>
    <w:uiPriority w:val="99"/>
    <w:semiHidden/>
    <w:unhideWhenUsed/>
    <w:rsid w:val="0085397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972"/>
    <w:rPr>
      <w:rFonts w:ascii="Times New Roman" w:hAnsi="Times New Roman" w:cs="Times New Roman"/>
      <w:color w:val="305250" w:themeColor="accent6" w:themeShade="8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883561">
      <w:bodyDiv w:val="1"/>
      <w:marLeft w:val="0"/>
      <w:marRight w:val="0"/>
      <w:marTop w:val="0"/>
      <w:marBottom w:val="0"/>
      <w:divBdr>
        <w:top w:val="none" w:sz="0" w:space="0" w:color="auto"/>
        <w:left w:val="none" w:sz="0" w:space="0" w:color="auto"/>
        <w:bottom w:val="none" w:sz="0" w:space="0" w:color="auto"/>
        <w:right w:val="none" w:sz="0" w:space="0" w:color="auto"/>
      </w:divBdr>
    </w:div>
    <w:div w:id="165356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Word_Document1.docx"/><Relationship Id="rId12" Type="http://schemas.openxmlformats.org/officeDocument/2006/relationships/image" Target="media/image4.emf"/><Relationship Id="rId13" Type="http://schemas.openxmlformats.org/officeDocument/2006/relationships/package" Target="embeddings/Microsoft_Excel_Worksheet2.xlsx"/><Relationship Id="rId14" Type="http://schemas.openxmlformats.org/officeDocument/2006/relationships/hyperlink" Target="http://www.xmind.net" TargetMode="External"/><Relationship Id="rId15" Type="http://schemas.openxmlformats.org/officeDocument/2006/relationships/hyperlink" Target="http://www.openehr.org/downloads/archetypeeditor/home" TargetMode="External"/><Relationship Id="rId16" Type="http://schemas.openxmlformats.org/officeDocument/2006/relationships/hyperlink" Target="http://www.openehr.org/downloads/modellingtools" TargetMode="External"/><Relationship Id="rId17" Type="http://schemas.openxmlformats.org/officeDocument/2006/relationships/hyperlink" Target="https://oceaninformatics.com/" TargetMode="External"/><Relationship Id="rId18" Type="http://schemas.openxmlformats.org/officeDocument/2006/relationships/hyperlink" Target="http://www.clinicalmodels.org.uk/ckm" TargetMode="External"/><Relationship Id="rId19" Type="http://schemas.openxmlformats.org/officeDocument/2006/relationships/hyperlink" Target="http://www.apperta.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E1E4058-D554-C647-A01B-9A44B4714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1594</Words>
  <Characters>9087</Characters>
  <Application>Microsoft Macintosh Word</Application>
  <DocSecurity>0</DocSecurity>
  <Lines>75</Lines>
  <Paragraphs>21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Introduction</vt:lpstr>
      <vt:lpstr>    Partnership with Operon Ltd.</vt:lpstr>
      <vt:lpstr>Modelling and mapping GEL data</vt:lpstr>
      <vt:lpstr>    What will freshEHR Clinical Informatics Ltd. deliver? </vt:lpstr>
      <vt:lpstr>        Archetypes and templates</vt:lpstr>
      <vt:lpstr>        Sandbox environment</vt:lpstr>
      <vt:lpstr>        Documentation</vt:lpstr>
      <vt:lpstr>        Support  </vt:lpstr>
      <vt:lpstr>    When will we deliver?</vt:lpstr>
      <vt:lpstr>        Overall timescales</vt:lpstr>
      <vt:lpstr>        Proof of concept</vt:lpstr>
      <vt:lpstr>        Phased delivery of remaining models</vt:lpstr>
      <vt:lpstr>    What do we require from North Thames Genomic Medicine Centre? </vt:lpstr>
      <vt:lpstr>        Access to domain experts / clinicians</vt:lpstr>
      <vt:lpstr>        Guidance on lab terminology and integration</vt:lpstr>
      <vt:lpstr>        Early guidance on Genetic investigations</vt:lpstr>
      <vt:lpstr>        Input on order of deliverables</vt:lpstr>
      <vt:lpstr>Proposed next steps</vt:lpstr>
      <vt:lpstr>    Kick-off meeting</vt:lpstr>
    </vt:vector>
  </TitlesOfParts>
  <Company>freshEHR Clinical Informatics Ltd.</Company>
  <LinksUpToDate>false</LinksUpToDate>
  <CharactersWithSpaces>10660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Hildegard Franke</dc:creator>
  <cp:keywords/>
  <dc:description/>
  <cp:lastModifiedBy>Hildegard Franke</cp:lastModifiedBy>
  <cp:revision>2</cp:revision>
  <cp:lastPrinted>2016-08-17T10:17:00Z</cp:lastPrinted>
  <dcterms:created xsi:type="dcterms:W3CDTF">2016-08-17T16:04:00Z</dcterms:created>
  <dcterms:modified xsi:type="dcterms:W3CDTF">2016-08-17T16:04:00Z</dcterms:modified>
</cp:coreProperties>
</file>